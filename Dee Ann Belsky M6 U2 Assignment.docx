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D29FF" w14:textId="77777777" w:rsidR="00DF743C" w:rsidRPr="00093C47" w:rsidRDefault="00DF743C" w:rsidP="00BB40BB">
      <w:pPr>
        <w:spacing w:after="240" w:line="240" w:lineRule="auto"/>
      </w:pPr>
    </w:p>
    <w:p w14:paraId="4E70F7DF" w14:textId="77777777" w:rsidR="00DF743C" w:rsidRPr="00093C47" w:rsidRDefault="00DF743C" w:rsidP="00BB40BB">
      <w:pPr>
        <w:spacing w:after="240" w:line="240" w:lineRule="auto"/>
      </w:pPr>
    </w:p>
    <w:p w14:paraId="5EE216DA" w14:textId="77777777" w:rsidR="00DF743C" w:rsidRPr="00093C47" w:rsidRDefault="00DF743C" w:rsidP="00BB40BB">
      <w:pPr>
        <w:spacing w:after="240" w:line="240" w:lineRule="auto"/>
      </w:pPr>
    </w:p>
    <w:p w14:paraId="2293982B" w14:textId="77777777" w:rsidR="00DF743C" w:rsidRPr="00093C47" w:rsidRDefault="00DF743C" w:rsidP="00BB40BB">
      <w:pPr>
        <w:spacing w:after="240" w:line="240" w:lineRule="auto"/>
      </w:pPr>
    </w:p>
    <w:p w14:paraId="13415D79" w14:textId="77777777" w:rsidR="00DF743C" w:rsidRPr="00093C47" w:rsidRDefault="00DF743C" w:rsidP="00BB40BB">
      <w:pPr>
        <w:spacing w:after="240" w:line="240" w:lineRule="auto"/>
      </w:pPr>
    </w:p>
    <w:p w14:paraId="4DABB91B" w14:textId="77777777" w:rsidR="00DF743C" w:rsidRPr="00093C47" w:rsidRDefault="00DF743C" w:rsidP="00BB40BB">
      <w:pPr>
        <w:spacing w:after="240" w:line="240" w:lineRule="auto"/>
      </w:pPr>
    </w:p>
    <w:p w14:paraId="4FE92BF5" w14:textId="77777777" w:rsidR="00DF743C" w:rsidRPr="00093C47" w:rsidRDefault="00DF743C" w:rsidP="00BB40BB">
      <w:pPr>
        <w:spacing w:after="240" w:line="240" w:lineRule="auto"/>
      </w:pPr>
    </w:p>
    <w:p w14:paraId="3F48261A" w14:textId="77777777" w:rsidR="00DF743C" w:rsidRPr="00093C47" w:rsidRDefault="00DF743C" w:rsidP="00BB40BB">
      <w:pPr>
        <w:spacing w:after="240" w:line="240" w:lineRule="auto"/>
      </w:pPr>
    </w:p>
    <w:p w14:paraId="4DEA93F4" w14:textId="77777777" w:rsidR="00DF743C" w:rsidRPr="00093C47" w:rsidRDefault="00DF743C" w:rsidP="00BB40BB">
      <w:pPr>
        <w:spacing w:after="240" w:line="240" w:lineRule="auto"/>
      </w:pPr>
    </w:p>
    <w:p w14:paraId="3B3ACFAF" w14:textId="77777777" w:rsidR="00DF743C" w:rsidRPr="00093C47" w:rsidRDefault="00DF743C" w:rsidP="00BB40BB">
      <w:pPr>
        <w:spacing w:after="240" w:line="240" w:lineRule="auto"/>
      </w:pPr>
    </w:p>
    <w:p w14:paraId="5A3E3075" w14:textId="77777777" w:rsidR="00DF743C" w:rsidRPr="00093C47" w:rsidRDefault="00DF743C" w:rsidP="00BB40BB">
      <w:pPr>
        <w:spacing w:after="240" w:line="240" w:lineRule="auto"/>
      </w:pPr>
    </w:p>
    <w:p w14:paraId="1ED5E813" w14:textId="77777777" w:rsidR="00DF743C" w:rsidRPr="00093C47" w:rsidRDefault="00DF743C" w:rsidP="00BB40BB">
      <w:pPr>
        <w:spacing w:after="240" w:line="240" w:lineRule="auto"/>
      </w:pPr>
    </w:p>
    <w:p w14:paraId="0F34E624" w14:textId="77777777" w:rsidR="00DF743C" w:rsidRPr="00093C47" w:rsidRDefault="00DF743C" w:rsidP="00BB40BB">
      <w:pPr>
        <w:spacing w:after="240" w:line="240" w:lineRule="auto"/>
      </w:pPr>
    </w:p>
    <w:p w14:paraId="7B6DA042" w14:textId="77777777" w:rsidR="00DF743C" w:rsidRPr="00093C47" w:rsidRDefault="00DF743C" w:rsidP="00BB40BB">
      <w:pPr>
        <w:spacing w:after="240" w:line="240" w:lineRule="auto"/>
      </w:pPr>
    </w:p>
    <w:p w14:paraId="37A9F21F" w14:textId="77777777" w:rsidR="00DF743C" w:rsidRPr="00093C47" w:rsidRDefault="00DF743C" w:rsidP="00BB40BB">
      <w:pPr>
        <w:spacing w:after="240" w:line="240" w:lineRule="auto"/>
      </w:pPr>
    </w:p>
    <w:p w14:paraId="0DBA69B4" w14:textId="77777777" w:rsidR="00DF743C" w:rsidRPr="00093C47" w:rsidRDefault="00DF743C" w:rsidP="00BB40BB">
      <w:pPr>
        <w:spacing w:after="240" w:line="240" w:lineRule="auto"/>
      </w:pPr>
    </w:p>
    <w:p w14:paraId="4375DB15" w14:textId="77777777" w:rsidR="00DF743C" w:rsidRPr="00093C47" w:rsidRDefault="00DF743C" w:rsidP="00BB40BB">
      <w:pPr>
        <w:spacing w:after="240" w:line="240" w:lineRule="auto"/>
      </w:pPr>
    </w:p>
    <w:p w14:paraId="44FC7154" w14:textId="356B6444" w:rsidR="006C5181" w:rsidRPr="00093C47" w:rsidRDefault="006C5181" w:rsidP="00B51C18">
      <w:pPr>
        <w:spacing w:after="240" w:line="240" w:lineRule="auto"/>
        <w:rPr>
          <w:rFonts w:ascii="Open Sans" w:eastAsia="Calibri" w:hAnsi="Open Sans" w:cs="Arial"/>
          <w:b/>
          <w:bCs/>
          <w:color w:val="FFFFFF"/>
          <w:sz w:val="28"/>
          <w:szCs w:val="28"/>
        </w:rPr>
      </w:pPr>
    </w:p>
    <w:p w14:paraId="23946D06" w14:textId="77777777" w:rsidR="006C5181" w:rsidRPr="00093C47" w:rsidRDefault="006C5181" w:rsidP="00BB40BB">
      <w:pPr>
        <w:spacing w:after="240" w:line="240" w:lineRule="auto"/>
        <w:jc w:val="center"/>
        <w:rPr>
          <w:rFonts w:ascii="Open Sans" w:eastAsia="Calibri" w:hAnsi="Open Sans" w:cs="Arial"/>
          <w:b/>
          <w:bCs/>
          <w:color w:val="FFFFFF"/>
          <w:sz w:val="28"/>
          <w:szCs w:val="28"/>
        </w:rPr>
      </w:pPr>
    </w:p>
    <w:p w14:paraId="102739ED" w14:textId="058B3418" w:rsidR="00DF743C" w:rsidRPr="00093C47" w:rsidRDefault="00DF743C" w:rsidP="00B51C18">
      <w:pPr>
        <w:spacing w:after="0" w:line="240" w:lineRule="auto"/>
        <w:jc w:val="center"/>
        <w:rPr>
          <w:rFonts w:ascii="Open Sans" w:eastAsia="Calibri" w:hAnsi="Open Sans" w:cs="Arial"/>
          <w:b/>
          <w:bCs/>
          <w:color w:val="FFFFFF"/>
          <w:sz w:val="28"/>
          <w:szCs w:val="28"/>
        </w:rPr>
      </w:pPr>
      <w:r w:rsidRPr="00093C47">
        <w:rPr>
          <w:rFonts w:ascii="Open Sans" w:eastAsia="Calibri" w:hAnsi="Open Sans" w:cs="Arial"/>
          <w:b/>
          <w:bCs/>
          <w:color w:val="FFFFFF"/>
          <w:sz w:val="28"/>
          <w:szCs w:val="28"/>
        </w:rPr>
        <w:t xml:space="preserve">MODULE </w:t>
      </w:r>
      <w:r w:rsidR="00614F11" w:rsidRPr="00093C47">
        <w:rPr>
          <w:rFonts w:ascii="Open Sans" w:eastAsia="Calibri" w:hAnsi="Open Sans" w:cs="Arial"/>
          <w:b/>
          <w:bCs/>
          <w:color w:val="FFFFFF"/>
          <w:sz w:val="28"/>
          <w:szCs w:val="28"/>
        </w:rPr>
        <w:t>6</w:t>
      </w:r>
      <w:r w:rsidR="004E31C8" w:rsidRPr="00093C47">
        <w:rPr>
          <w:rFonts w:ascii="Open Sans" w:eastAsia="Calibri" w:hAnsi="Open Sans" w:cs="Arial"/>
          <w:b/>
          <w:bCs/>
          <w:color w:val="FFFFFF"/>
          <w:sz w:val="28"/>
          <w:szCs w:val="28"/>
        </w:rPr>
        <w:t xml:space="preserve"> </w:t>
      </w:r>
      <w:r w:rsidRPr="00093C47">
        <w:rPr>
          <w:rFonts w:ascii="Open Sans" w:eastAsia="Calibri" w:hAnsi="Open Sans" w:cs="Arial"/>
          <w:b/>
          <w:bCs/>
          <w:color w:val="FFFFFF"/>
          <w:sz w:val="28"/>
          <w:szCs w:val="28"/>
        </w:rPr>
        <w:t xml:space="preserve">UNIT </w:t>
      </w:r>
      <w:r w:rsidR="00EF532F">
        <w:rPr>
          <w:rFonts w:ascii="Open Sans" w:eastAsia="Calibri" w:hAnsi="Open Sans" w:cs="Arial"/>
          <w:b/>
          <w:bCs/>
          <w:color w:val="FFFFFF"/>
          <w:sz w:val="28"/>
          <w:szCs w:val="28"/>
        </w:rPr>
        <w:t>2</w:t>
      </w:r>
    </w:p>
    <w:p w14:paraId="4BE5FC28" w14:textId="02567553" w:rsidR="00DF743C" w:rsidRPr="00093C47" w:rsidRDefault="00B26AA3" w:rsidP="00BB40BB">
      <w:pPr>
        <w:spacing w:after="240" w:line="240" w:lineRule="auto"/>
        <w:jc w:val="center"/>
        <w:rPr>
          <w:rFonts w:ascii="Open Sans" w:eastAsia="Calibri" w:hAnsi="Open Sans" w:cs="Times New Roman"/>
          <w:b/>
          <w:bCs/>
          <w:color w:val="FFFFFF"/>
          <w:sz w:val="28"/>
          <w:szCs w:val="28"/>
        </w:rPr>
      </w:pPr>
      <w:r w:rsidRPr="00093C47">
        <w:rPr>
          <w:rFonts w:ascii="Open Sans" w:eastAsia="Calibri" w:hAnsi="Open Sans" w:cs="Arial"/>
          <w:b/>
          <w:bCs/>
          <w:color w:val="FFFFFF"/>
          <w:sz w:val="28"/>
          <w:szCs w:val="28"/>
        </w:rPr>
        <w:t>Assignment</w:t>
      </w:r>
    </w:p>
    <w:p w14:paraId="51077A2C" w14:textId="77777777" w:rsidR="00DF743C" w:rsidRPr="00093C47" w:rsidRDefault="00DF743C" w:rsidP="00BB40BB">
      <w:pPr>
        <w:spacing w:after="240" w:line="240" w:lineRule="auto"/>
      </w:pPr>
    </w:p>
    <w:p w14:paraId="26E6DC8D" w14:textId="77777777" w:rsidR="00DF743C" w:rsidRPr="00093C47" w:rsidRDefault="00DF743C" w:rsidP="00BB40BB">
      <w:pPr>
        <w:spacing w:after="240" w:line="240" w:lineRule="auto"/>
      </w:pPr>
      <w:r w:rsidRPr="00093C47">
        <w:br w:type="page"/>
      </w:r>
    </w:p>
    <w:p w14:paraId="01A7DCA7" w14:textId="26AB8857" w:rsidR="00165708" w:rsidRPr="00093C47" w:rsidRDefault="00432A07" w:rsidP="008C56B9">
      <w:pPr>
        <w:pStyle w:val="Textbox"/>
        <w:rPr>
          <w:lang w:val="en-US"/>
        </w:rPr>
      </w:pPr>
      <w:r w:rsidRPr="00093C47">
        <w:rPr>
          <w:lang w:val="en-US"/>
        </w:rPr>
        <w:lastRenderedPageBreak/>
        <w:t>Learning outcome</w:t>
      </w:r>
      <w:r w:rsidR="00614F11" w:rsidRPr="00093C47">
        <w:rPr>
          <w:lang w:val="en-US"/>
        </w:rPr>
        <w:t>s</w:t>
      </w:r>
      <w:r w:rsidR="00165708" w:rsidRPr="00093C47">
        <w:rPr>
          <w:lang w:val="en-US"/>
        </w:rPr>
        <w:t xml:space="preserve">: </w:t>
      </w:r>
    </w:p>
    <w:p w14:paraId="5A7E78E4" w14:textId="29A12C5A" w:rsidR="00614F11" w:rsidRPr="00093C47" w:rsidRDefault="004E31C8" w:rsidP="008C56B9">
      <w:pPr>
        <w:pStyle w:val="Textbox"/>
        <w:rPr>
          <w:lang w:val="en-US"/>
        </w:rPr>
      </w:pPr>
      <w:r w:rsidRPr="00093C47">
        <w:rPr>
          <w:bCs/>
          <w:color w:val="000000"/>
          <w:shd w:val="clear" w:color="auto" w:fill="D9D9D9"/>
          <w:lang w:val="en-US"/>
        </w:rPr>
        <w:t>LO</w:t>
      </w:r>
      <w:r w:rsidR="00614F11" w:rsidRPr="00093C47">
        <w:rPr>
          <w:bCs/>
          <w:color w:val="000000"/>
          <w:shd w:val="clear" w:color="auto" w:fill="D9D9D9"/>
          <w:lang w:val="en-US"/>
        </w:rPr>
        <w:t>3</w:t>
      </w:r>
      <w:r w:rsidRPr="00093C47">
        <w:rPr>
          <w:bCs/>
          <w:color w:val="000000"/>
          <w:shd w:val="clear" w:color="auto" w:fill="D9D9D9"/>
          <w:lang w:val="en-US"/>
        </w:rPr>
        <w:t xml:space="preserve">: </w:t>
      </w:r>
      <w:r w:rsidR="00614F11" w:rsidRPr="00093C47">
        <w:rPr>
          <w:b w:val="0"/>
          <w:color w:val="000000"/>
          <w:shd w:val="clear" w:color="auto" w:fill="D9D9D9"/>
          <w:lang w:val="en-US"/>
        </w:rPr>
        <w:t>Propose an initiative for a specific business application of AI.</w:t>
      </w:r>
    </w:p>
    <w:p w14:paraId="6EF2D966" w14:textId="596E10C1" w:rsidR="004E31C8" w:rsidRPr="00093C47" w:rsidRDefault="00614F11" w:rsidP="008C56B9">
      <w:pPr>
        <w:pStyle w:val="Textbox"/>
        <w:rPr>
          <w:color w:val="000000"/>
          <w:shd w:val="clear" w:color="auto" w:fill="D9D9D9"/>
          <w:lang w:val="en-US"/>
        </w:rPr>
      </w:pPr>
      <w:r w:rsidRPr="00093C47">
        <w:rPr>
          <w:rFonts w:eastAsia="Times New Roman"/>
          <w:bCs/>
          <w:color w:val="000000"/>
          <w:shd w:val="clear" w:color="auto" w:fill="D9D9D9"/>
          <w:lang w:val="en-US"/>
        </w:rPr>
        <w:t>LO4:</w:t>
      </w:r>
      <w:r w:rsidRPr="00093C47">
        <w:rPr>
          <w:rFonts w:eastAsia="Times New Roman"/>
          <w:color w:val="000000"/>
          <w:shd w:val="clear" w:color="auto" w:fill="D9D9D9"/>
          <w:lang w:val="en-US"/>
        </w:rPr>
        <w:t xml:space="preserve"> </w:t>
      </w:r>
      <w:r w:rsidRPr="00093C47">
        <w:rPr>
          <w:rFonts w:eastAsia="Times New Roman"/>
          <w:b w:val="0"/>
          <w:color w:val="000000"/>
          <w:shd w:val="clear" w:color="auto" w:fill="D9D9D9"/>
          <w:lang w:val="en-US"/>
        </w:rPr>
        <w:t xml:space="preserve">Produce a roadmap for an organization to gain strategic advantage </w:t>
      </w:r>
      <w:r w:rsidR="00841CE3">
        <w:rPr>
          <w:rFonts w:eastAsia="Times New Roman"/>
          <w:b w:val="0"/>
          <w:color w:val="000000"/>
          <w:shd w:val="clear" w:color="auto" w:fill="D9D9D9"/>
          <w:lang w:val="en-US"/>
        </w:rPr>
        <w:t>using AI.</w:t>
      </w:r>
    </w:p>
    <w:p w14:paraId="72B9BE3A" w14:textId="57A3FDD5" w:rsidR="00165708" w:rsidRPr="00093C47" w:rsidRDefault="00165708" w:rsidP="008C56B9">
      <w:pPr>
        <w:pStyle w:val="Heading1"/>
        <w:rPr>
          <w:lang w:val="en-US"/>
        </w:rPr>
      </w:pPr>
      <w:r w:rsidRPr="00093C47">
        <w:rPr>
          <w:lang w:val="en-US"/>
        </w:rPr>
        <w:t>Name:</w:t>
      </w:r>
      <w:ins w:id="0" w:author="jim" w:date="2018-09-16T20:00:00Z">
        <w:r w:rsidR="00FE3D06">
          <w:rPr>
            <w:lang w:val="en-US"/>
          </w:rPr>
          <w:t xml:space="preserve"> Dee Ann Belsky</w:t>
        </w:r>
      </w:ins>
    </w:p>
    <w:p w14:paraId="5AC3AEBB" w14:textId="77777777" w:rsidR="00165708" w:rsidRPr="00093C47" w:rsidRDefault="00165708" w:rsidP="008C56B9">
      <w:pPr>
        <w:pStyle w:val="Heading2"/>
        <w:rPr>
          <w:lang w:val="en-US"/>
        </w:rPr>
      </w:pPr>
      <w:r w:rsidRPr="00093C47">
        <w:rPr>
          <w:lang w:val="en-US"/>
        </w:rPr>
        <w:t>Instructions and guidelines (Read carefully)</w:t>
      </w:r>
    </w:p>
    <w:p w14:paraId="201318EC" w14:textId="77777777" w:rsidR="00165708" w:rsidRPr="00093C47" w:rsidRDefault="00165708" w:rsidP="008C56B9">
      <w:pPr>
        <w:pStyle w:val="Heading3"/>
        <w:rPr>
          <w:lang w:val="en-US"/>
        </w:rPr>
      </w:pPr>
      <w:r w:rsidRPr="00093C47">
        <w:rPr>
          <w:lang w:val="en-US"/>
        </w:rPr>
        <w:t>Instructions</w:t>
      </w:r>
    </w:p>
    <w:p w14:paraId="17AFD92C" w14:textId="42CBD070" w:rsidR="00165708" w:rsidRPr="00093C47" w:rsidRDefault="00165708" w:rsidP="008C56B9">
      <w:pPr>
        <w:tabs>
          <w:tab w:val="left" w:pos="2835"/>
        </w:tabs>
        <w:spacing w:after="240" w:line="240" w:lineRule="auto"/>
        <w:ind w:left="426" w:hanging="426"/>
      </w:pPr>
      <w:r w:rsidRPr="00093C47">
        <w:t>1.</w:t>
      </w:r>
      <w:r w:rsidRPr="00093C47">
        <w:tab/>
        <w:t xml:space="preserve">Insert your name and surname in the space provided above, as well as in the </w:t>
      </w:r>
      <w:r w:rsidRPr="00093C47">
        <w:rPr>
          <w:b/>
        </w:rPr>
        <w:t>file name.</w:t>
      </w:r>
      <w:r w:rsidRPr="00093C47">
        <w:t xml:space="preserve"> Save the file as: </w:t>
      </w:r>
      <w:r w:rsidRPr="00093C47">
        <w:rPr>
          <w:b/>
        </w:rPr>
        <w:t>First name Surname M</w:t>
      </w:r>
      <w:r w:rsidR="00614F11" w:rsidRPr="00093C47">
        <w:rPr>
          <w:b/>
        </w:rPr>
        <w:t>6</w:t>
      </w:r>
      <w:r w:rsidRPr="00093C47">
        <w:rPr>
          <w:b/>
        </w:rPr>
        <w:t xml:space="preserve"> U</w:t>
      </w:r>
      <w:r w:rsidR="00EF532F">
        <w:rPr>
          <w:b/>
        </w:rPr>
        <w:t>2</w:t>
      </w:r>
      <w:r w:rsidRPr="00093C47">
        <w:rPr>
          <w:b/>
        </w:rPr>
        <w:t xml:space="preserve"> A</w:t>
      </w:r>
      <w:r w:rsidR="00A67B1A" w:rsidRPr="00093C47">
        <w:rPr>
          <w:b/>
        </w:rPr>
        <w:t xml:space="preserve">ssignment </w:t>
      </w:r>
      <w:r w:rsidRPr="00093C47">
        <w:rPr>
          <w:szCs w:val="21"/>
        </w:rPr>
        <w:t xml:space="preserve">– </w:t>
      </w:r>
      <w:r w:rsidRPr="00093C47">
        <w:rPr>
          <w:rStyle w:val="Heading1Char"/>
          <w:sz w:val="21"/>
          <w:szCs w:val="21"/>
          <w:lang w:val="en-US"/>
        </w:rPr>
        <w:t>e.g.</w:t>
      </w:r>
      <w:r w:rsidR="00DC7D58" w:rsidRPr="00093C47">
        <w:rPr>
          <w:rStyle w:val="Heading1Char"/>
          <w:sz w:val="21"/>
          <w:szCs w:val="21"/>
          <w:lang w:val="en-US"/>
        </w:rPr>
        <w:t>,</w:t>
      </w:r>
      <w:r w:rsidRPr="00093C47">
        <w:rPr>
          <w:rStyle w:val="Heading1Char"/>
          <w:sz w:val="21"/>
          <w:szCs w:val="21"/>
          <w:lang w:val="en-US"/>
        </w:rPr>
        <w:t xml:space="preserve"> Zadie Smith M</w:t>
      </w:r>
      <w:r w:rsidR="00614F11" w:rsidRPr="00093C47">
        <w:rPr>
          <w:rStyle w:val="Heading1Char"/>
          <w:sz w:val="21"/>
          <w:szCs w:val="21"/>
          <w:lang w:val="en-US"/>
        </w:rPr>
        <w:t>6</w:t>
      </w:r>
      <w:r w:rsidRPr="00093C47">
        <w:rPr>
          <w:rStyle w:val="Heading1Char"/>
          <w:sz w:val="21"/>
          <w:szCs w:val="21"/>
          <w:lang w:val="en-US"/>
        </w:rPr>
        <w:t xml:space="preserve"> U</w:t>
      </w:r>
      <w:r w:rsidR="00EF532F">
        <w:rPr>
          <w:rStyle w:val="Heading1Char"/>
          <w:sz w:val="21"/>
          <w:szCs w:val="21"/>
          <w:lang w:val="en-US"/>
        </w:rPr>
        <w:t>2</w:t>
      </w:r>
      <w:r w:rsidRPr="00093C47">
        <w:rPr>
          <w:rStyle w:val="Heading1Char"/>
          <w:sz w:val="21"/>
          <w:szCs w:val="21"/>
          <w:lang w:val="en-US"/>
        </w:rPr>
        <w:t xml:space="preserve"> </w:t>
      </w:r>
      <w:r w:rsidR="00A67B1A" w:rsidRPr="00093C47">
        <w:rPr>
          <w:rStyle w:val="Heading1Char"/>
          <w:sz w:val="21"/>
          <w:szCs w:val="21"/>
          <w:lang w:val="en-US"/>
        </w:rPr>
        <w:t>Assignment</w:t>
      </w:r>
      <w:r w:rsidRPr="00093C47">
        <w:rPr>
          <w:rStyle w:val="Heading1Char"/>
          <w:sz w:val="21"/>
          <w:szCs w:val="21"/>
          <w:lang w:val="en-US"/>
        </w:rPr>
        <w:t>.</w:t>
      </w:r>
      <w:r w:rsidRPr="00093C47">
        <w:t xml:space="preserve"> </w:t>
      </w:r>
      <w:r w:rsidRPr="00093C47">
        <w:rPr>
          <w:b/>
        </w:rPr>
        <w:t>NB:</w:t>
      </w:r>
      <w:r w:rsidRPr="00093C47">
        <w:t xml:space="preserve"> </w:t>
      </w:r>
      <w:r w:rsidRPr="00093C47">
        <w:rPr>
          <w:i/>
        </w:rPr>
        <w:t>Please ensure that you use the name that appears in your participant profile on the Online Campus.</w:t>
      </w:r>
    </w:p>
    <w:p w14:paraId="502B32BE" w14:textId="77777777" w:rsidR="00165708" w:rsidRPr="00093C47" w:rsidRDefault="00165708" w:rsidP="008C56B9">
      <w:pPr>
        <w:spacing w:after="240" w:line="240" w:lineRule="auto"/>
        <w:ind w:left="426" w:hanging="426"/>
      </w:pPr>
      <w:r w:rsidRPr="00093C47">
        <w:t>2.</w:t>
      </w:r>
      <w:r w:rsidRPr="00093C47">
        <w:tab/>
        <w:t xml:space="preserve">Write all your answers in this document. There is an instruction that says, “Start writing here” under each question. Please type your answer there. </w:t>
      </w:r>
    </w:p>
    <w:p w14:paraId="244680FC" w14:textId="77777777" w:rsidR="00165708" w:rsidRPr="00093C47" w:rsidRDefault="00165708" w:rsidP="008C56B9">
      <w:pPr>
        <w:spacing w:after="240" w:line="240" w:lineRule="auto"/>
        <w:ind w:left="426" w:hanging="426"/>
      </w:pPr>
      <w:r w:rsidRPr="00093C47">
        <w:t>3.</w:t>
      </w:r>
      <w:r w:rsidRPr="00093C47">
        <w:tab/>
        <w:t xml:space="preserve">Submit your assignment in </w:t>
      </w:r>
      <w:r w:rsidRPr="00093C47">
        <w:rPr>
          <w:b/>
        </w:rPr>
        <w:t>Microsoft Word only</w:t>
      </w:r>
      <w:r w:rsidRPr="00093C47">
        <w:t xml:space="preserve">. No other file types will be accepted. </w:t>
      </w:r>
    </w:p>
    <w:p w14:paraId="3FCF14D8" w14:textId="77777777" w:rsidR="00165708" w:rsidRPr="00093C47" w:rsidRDefault="00165708" w:rsidP="008C56B9">
      <w:pPr>
        <w:spacing w:after="240" w:line="240" w:lineRule="auto"/>
        <w:ind w:left="426" w:hanging="426"/>
      </w:pPr>
      <w:r w:rsidRPr="00093C47">
        <w:t>4.</w:t>
      </w:r>
      <w:r w:rsidRPr="00093C47">
        <w:tab/>
        <w:t xml:space="preserve">Do </w:t>
      </w:r>
      <w:r w:rsidRPr="00093C47">
        <w:rPr>
          <w:b/>
        </w:rPr>
        <w:t>not delete the plagiarism declaration</w:t>
      </w:r>
      <w:r w:rsidRPr="00093C47">
        <w:t xml:space="preserve"> or the </w:t>
      </w:r>
      <w:r w:rsidRPr="00093C47">
        <w:rPr>
          <w:b/>
        </w:rPr>
        <w:t>assignment instructions and guidelines</w:t>
      </w:r>
      <w:r w:rsidRPr="00093C47">
        <w:t xml:space="preserve">. They must remain in your assignment when you submit. </w:t>
      </w:r>
    </w:p>
    <w:p w14:paraId="065F7F62" w14:textId="027504A0" w:rsidR="00165708" w:rsidRPr="00093C47" w:rsidRDefault="00165708" w:rsidP="008C56B9">
      <w:pPr>
        <w:spacing w:after="240" w:line="240" w:lineRule="auto"/>
        <w:rPr>
          <w:b/>
        </w:rPr>
      </w:pPr>
      <w:r w:rsidRPr="00093C47">
        <w:rPr>
          <w:rStyle w:val="Heading1Char"/>
          <w:sz w:val="21"/>
          <w:szCs w:val="21"/>
          <w:lang w:val="en-US"/>
        </w:rPr>
        <w:t>PLEASE NOTE:</w:t>
      </w:r>
      <w:r w:rsidRPr="00093C47">
        <w:rPr>
          <w:rStyle w:val="Heading5Char"/>
        </w:rPr>
        <w:t xml:space="preserve"> </w:t>
      </w:r>
      <w:r w:rsidRPr="00093C47">
        <w:rPr>
          <w:b/>
        </w:rPr>
        <w:t xml:space="preserve">Plagiarism cases will be investigated in line with the </w:t>
      </w:r>
      <w:r w:rsidR="00D15710" w:rsidRPr="00093C47">
        <w:rPr>
          <w:b/>
        </w:rPr>
        <w:t>t</w:t>
      </w:r>
      <w:r w:rsidRPr="00093C47">
        <w:rPr>
          <w:b/>
        </w:rPr>
        <w:t xml:space="preserve">erms and </w:t>
      </w:r>
      <w:r w:rsidR="00D15710" w:rsidRPr="00093C47">
        <w:rPr>
          <w:b/>
        </w:rPr>
        <w:t>c</w:t>
      </w:r>
      <w:r w:rsidRPr="00093C47">
        <w:rPr>
          <w:b/>
        </w:rPr>
        <w:t xml:space="preserve">onditions for </w:t>
      </w:r>
      <w:r w:rsidR="00D15710" w:rsidRPr="00093C47">
        <w:rPr>
          <w:rFonts w:eastAsia="Calibri" w:cs="Arial"/>
          <w:b/>
          <w:color w:val="000000"/>
        </w:rPr>
        <w:t>p</w:t>
      </w:r>
      <w:r w:rsidRPr="00093C47">
        <w:rPr>
          <w:rFonts w:eastAsia="Calibri" w:cs="Arial"/>
          <w:b/>
          <w:color w:val="000000"/>
        </w:rPr>
        <w:t>articipants.</w:t>
      </w:r>
    </w:p>
    <w:p w14:paraId="18A68F12" w14:textId="77777777" w:rsidR="00165708" w:rsidRPr="00093C47" w:rsidRDefault="00165708" w:rsidP="008C56B9">
      <w:pPr>
        <w:pStyle w:val="Textbox"/>
        <w:rPr>
          <w:lang w:val="en-US"/>
        </w:rPr>
      </w:pPr>
      <w:r w:rsidRPr="00093C47">
        <w:rPr>
          <w:lang w:val="en-US"/>
        </w:rPr>
        <w:t xml:space="preserve">IMPORTANT NOTICE: </w:t>
      </w:r>
      <w:r w:rsidRPr="00093C47">
        <w:rPr>
          <w:b w:val="0"/>
          <w:lang w:val="en-US"/>
        </w:rPr>
        <w:t xml:space="preserve">Please ensure that you have checked the Online Campus for the due date for this assignment. </w:t>
      </w:r>
    </w:p>
    <w:p w14:paraId="48CB6F6B" w14:textId="77777777" w:rsidR="00165708" w:rsidRPr="00093C47" w:rsidRDefault="00165708" w:rsidP="008C56B9">
      <w:pPr>
        <w:pStyle w:val="Heading3"/>
        <w:rPr>
          <w:lang w:val="en-US"/>
        </w:rPr>
      </w:pPr>
      <w:r w:rsidRPr="00093C47">
        <w:rPr>
          <w:lang w:val="en-US"/>
        </w:rPr>
        <w:t>Guidelines</w:t>
      </w:r>
    </w:p>
    <w:p w14:paraId="3F7E3975" w14:textId="2BA31F1B" w:rsidR="00165708" w:rsidRPr="00093C47" w:rsidRDefault="00165708" w:rsidP="008C56B9">
      <w:pPr>
        <w:spacing w:after="240" w:line="240" w:lineRule="auto"/>
        <w:ind w:left="426" w:hanging="426"/>
      </w:pPr>
      <w:r w:rsidRPr="00093C47">
        <w:t>1.</w:t>
      </w:r>
      <w:r w:rsidRPr="00093C47">
        <w:tab/>
        <w:t xml:space="preserve">There are 4 pages and </w:t>
      </w:r>
      <w:r w:rsidR="00614F11" w:rsidRPr="00093C47">
        <w:t>1</w:t>
      </w:r>
      <w:r w:rsidRPr="00093C47">
        <w:t xml:space="preserve"> question in this assignment. </w:t>
      </w:r>
    </w:p>
    <w:p w14:paraId="686F1252" w14:textId="73CB1737" w:rsidR="00165708" w:rsidRPr="00093C47" w:rsidRDefault="00165708" w:rsidP="008C56B9">
      <w:pPr>
        <w:spacing w:after="240" w:line="240" w:lineRule="auto"/>
        <w:ind w:left="426" w:hanging="426"/>
      </w:pPr>
      <w:r w:rsidRPr="00093C47">
        <w:t>2.</w:t>
      </w:r>
      <w:r w:rsidRPr="00093C47">
        <w:tab/>
        <w:t>Make sure that you have carefully read and fully understood the questions before answering them. Answer the questions fully but concisely and as directly as possible. Follow all specific instructions for individual questions (e.g.</w:t>
      </w:r>
      <w:r w:rsidR="00BB40BB" w:rsidRPr="00093C47">
        <w:t>,</w:t>
      </w:r>
      <w:r w:rsidRPr="00093C47">
        <w:t xml:space="preserve"> “list</w:t>
      </w:r>
      <w:r w:rsidR="008C56B9" w:rsidRPr="00093C47">
        <w:t>,</w:t>
      </w:r>
      <w:r w:rsidRPr="00093C47">
        <w:t xml:space="preserve">” “in point form”). </w:t>
      </w:r>
    </w:p>
    <w:p w14:paraId="081EC54F" w14:textId="4EBE17C0" w:rsidR="00165708" w:rsidRPr="00093C47" w:rsidRDefault="00165708" w:rsidP="008C56B9">
      <w:pPr>
        <w:spacing w:after="240" w:line="240" w:lineRule="auto"/>
        <w:ind w:left="426" w:hanging="426"/>
        <w:rPr>
          <w:b/>
        </w:rPr>
      </w:pPr>
      <w:r w:rsidRPr="00093C47">
        <w:t>3.</w:t>
      </w:r>
      <w:r w:rsidRPr="00093C47">
        <w:tab/>
        <w:t xml:space="preserve">Answer all questions in your own words. Do not copy any text from the </w:t>
      </w:r>
      <w:r w:rsidR="00A67B1A" w:rsidRPr="00093C47">
        <w:t>casebook</w:t>
      </w:r>
      <w:r w:rsidRPr="00093C47">
        <w:t xml:space="preserve">, readings or other sources. </w:t>
      </w:r>
      <w:r w:rsidRPr="00093C47">
        <w:rPr>
          <w:b/>
        </w:rPr>
        <w:t>The assignment must be your own work only.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88"/>
      </w:tblGrid>
      <w:tr w:rsidR="00165708" w:rsidRPr="00093C47" w14:paraId="2B2472BC" w14:textId="77777777" w:rsidTr="00511663">
        <w:tc>
          <w:tcPr>
            <w:tcW w:w="9072" w:type="dxa"/>
            <w:shd w:val="clear" w:color="auto" w:fill="A6A6A6"/>
          </w:tcPr>
          <w:p w14:paraId="1F84224C" w14:textId="77777777" w:rsidR="00165708" w:rsidRPr="00093C47" w:rsidRDefault="00165708" w:rsidP="008C56B9">
            <w:pPr>
              <w:keepNext/>
              <w:tabs>
                <w:tab w:val="left" w:pos="1312"/>
                <w:tab w:val="center" w:pos="4003"/>
              </w:tabs>
              <w:spacing w:after="240" w:line="240" w:lineRule="auto"/>
              <w:jc w:val="center"/>
              <w:rPr>
                <w:b/>
              </w:rPr>
            </w:pPr>
            <w:r w:rsidRPr="00093C47">
              <w:rPr>
                <w:b/>
              </w:rPr>
              <w:lastRenderedPageBreak/>
              <w:t>Plagiarism declaration:</w:t>
            </w:r>
          </w:p>
        </w:tc>
      </w:tr>
      <w:tr w:rsidR="00165708" w:rsidRPr="00093C47" w14:paraId="3CE28E50" w14:textId="77777777" w:rsidTr="00511663">
        <w:tc>
          <w:tcPr>
            <w:tcW w:w="9072" w:type="dxa"/>
          </w:tcPr>
          <w:p w14:paraId="305267D2" w14:textId="77777777" w:rsidR="00165708" w:rsidRPr="00093C47" w:rsidRDefault="00165708" w:rsidP="008C56B9">
            <w:pPr>
              <w:keepNext/>
              <w:spacing w:after="240" w:line="240" w:lineRule="auto"/>
              <w:rPr>
                <w:b/>
              </w:rPr>
            </w:pPr>
            <w:r w:rsidRPr="00093C47">
              <w:rPr>
                <w:b/>
              </w:rPr>
              <w:t>1. I know that plagiarism is wrong. Plagiarism is to use another’s work and pretend that it is one’s own.</w:t>
            </w:r>
          </w:p>
          <w:p w14:paraId="6465AEBD" w14:textId="77777777" w:rsidR="00165708" w:rsidRPr="00093C47" w:rsidRDefault="00165708" w:rsidP="008C56B9">
            <w:pPr>
              <w:keepNext/>
              <w:spacing w:after="240" w:line="240" w:lineRule="auto"/>
              <w:rPr>
                <w:b/>
              </w:rPr>
            </w:pPr>
            <w:r w:rsidRPr="00093C47">
              <w:rPr>
                <w:b/>
              </w:rPr>
              <w:t>2. This assignment is my own work.</w:t>
            </w:r>
          </w:p>
          <w:p w14:paraId="2BED857E" w14:textId="77777777" w:rsidR="00165708" w:rsidRPr="00093C47" w:rsidRDefault="00165708" w:rsidP="008C56B9">
            <w:pPr>
              <w:keepNext/>
              <w:spacing w:after="240" w:line="240" w:lineRule="auto"/>
              <w:rPr>
                <w:b/>
              </w:rPr>
            </w:pPr>
            <w:r w:rsidRPr="00093C47">
              <w:rPr>
                <w:b/>
              </w:rPr>
              <w:t>3. I have not allowed, and will not allow, anyone to copy my work with the intention of passing it off as his or her own work.</w:t>
            </w:r>
          </w:p>
          <w:p w14:paraId="5226FDC7" w14:textId="77777777" w:rsidR="00165708" w:rsidRPr="00093C47" w:rsidRDefault="00165708" w:rsidP="008C56B9">
            <w:pPr>
              <w:keepNext/>
              <w:spacing w:after="240" w:line="240" w:lineRule="auto"/>
              <w:rPr>
                <w:b/>
              </w:rPr>
            </w:pPr>
            <w:r w:rsidRPr="00093C47">
              <w:rPr>
                <w:b/>
              </w:rPr>
              <w:t>4. I acknowledge that copying someone else’s assignment (or part of it) is wrong, and declare that my assignments are my own work.</w:t>
            </w:r>
          </w:p>
        </w:tc>
      </w:tr>
    </w:tbl>
    <w:p w14:paraId="1996337E" w14:textId="7CE4D331" w:rsidR="00614F11" w:rsidRPr="00093C47" w:rsidRDefault="00614F11" w:rsidP="008C56B9">
      <w:pPr>
        <w:spacing w:before="240" w:after="240" w:line="240" w:lineRule="auto"/>
        <w:rPr>
          <w:rFonts w:cs="Arial"/>
          <w:color w:val="000000"/>
          <w:szCs w:val="21"/>
        </w:rPr>
      </w:pPr>
      <w:r w:rsidRPr="00093C47">
        <w:rPr>
          <w:rFonts w:cs="Arial"/>
          <w:color w:val="000000"/>
          <w:szCs w:val="21"/>
        </w:rPr>
        <w:t>For each assignment submission included in Modules 1 to 5 of this program, you were asked to complete activities that should now help you complete a final, polished AI roadmap. The roadmap will function as a starting point for the successful deployment of AI into an organization of your choice, with the aim of achieving competitive advantage.</w:t>
      </w:r>
    </w:p>
    <w:p w14:paraId="2C625F03" w14:textId="118D4535" w:rsidR="00614F11" w:rsidRPr="00093C47" w:rsidRDefault="00614F11" w:rsidP="008C56B9">
      <w:pPr>
        <w:spacing w:after="240" w:line="240" w:lineRule="auto"/>
        <w:rPr>
          <w:rFonts w:cs="Arial"/>
          <w:color w:val="000000"/>
          <w:szCs w:val="21"/>
        </w:rPr>
      </w:pPr>
      <w:r w:rsidRPr="00093C47">
        <w:rPr>
          <w:rFonts w:cs="Arial"/>
          <w:color w:val="000000"/>
          <w:szCs w:val="21"/>
        </w:rPr>
        <w:t xml:space="preserve">For this final assignment, use your answers from previous modules as a guide to populate the roadmap template below. You should be using the organization that formed the basis of your ongoing project submissions from Modules 1 to 5 to fill in your roadmap. Please ensure that you consult the assignment guide in Unit 2 of this module for details on the specific content required for each section. Furthermore, you can use the feedback you have received in previous modules to refine your answers here. </w:t>
      </w:r>
    </w:p>
    <w:p w14:paraId="641F4D99" w14:textId="230DB5F2" w:rsidR="00614F11" w:rsidRPr="00093C47" w:rsidRDefault="00614F11" w:rsidP="008C56B9">
      <w:pPr>
        <w:spacing w:after="240" w:line="240" w:lineRule="auto"/>
        <w:rPr>
          <w:rFonts w:cs="Arial"/>
          <w:color w:val="000000"/>
          <w:szCs w:val="21"/>
        </w:rPr>
      </w:pPr>
      <w:r w:rsidRPr="00093C47">
        <w:rPr>
          <w:rFonts w:cs="Arial"/>
          <w:color w:val="000000"/>
          <w:szCs w:val="21"/>
        </w:rPr>
        <w:t>Please adhere to the word limit for each section.</w:t>
      </w:r>
    </w:p>
    <w:p w14:paraId="6F8B72CB" w14:textId="77777777" w:rsidR="00A67B1A" w:rsidRPr="00093C47" w:rsidRDefault="00A67B1A" w:rsidP="008C56B9">
      <w:pPr>
        <w:pStyle w:val="Textbox"/>
        <w:rPr>
          <w:lang w:val="en-US"/>
        </w:rPr>
      </w:pPr>
      <w:r w:rsidRPr="00093C47">
        <w:rPr>
          <w:lang w:val="en-US"/>
        </w:rPr>
        <w:t>Review guidelines:</w:t>
      </w:r>
    </w:p>
    <w:p w14:paraId="213B050E" w14:textId="40F70EEC" w:rsidR="00A67B1A" w:rsidRPr="00093C47" w:rsidRDefault="00A67B1A" w:rsidP="008C56B9">
      <w:pPr>
        <w:pStyle w:val="Textbox"/>
        <w:rPr>
          <w:b w:val="0"/>
          <w:lang w:val="en-US"/>
        </w:rPr>
      </w:pPr>
      <w:r w:rsidRPr="00093C47">
        <w:rPr>
          <w:b w:val="0"/>
          <w:lang w:val="en-US"/>
        </w:rPr>
        <w:t>Your assignment will be reviewed according to</w:t>
      </w:r>
      <w:r w:rsidR="00614F11" w:rsidRPr="00093C47">
        <w:rPr>
          <w:b w:val="0"/>
          <w:lang w:val="en-US"/>
        </w:rPr>
        <w:t xml:space="preserve"> each individual section of the roadmap, and the </w:t>
      </w:r>
      <w:r w:rsidR="004E31C8" w:rsidRPr="00093C47">
        <w:rPr>
          <w:b w:val="0"/>
          <w:lang w:val="en-US"/>
        </w:rPr>
        <w:t>structure and logic</w:t>
      </w:r>
      <w:r w:rsidRPr="00093C47">
        <w:rPr>
          <w:b w:val="0"/>
          <w:lang w:val="en-US"/>
        </w:rPr>
        <w:t xml:space="preserve"> of </w:t>
      </w:r>
      <w:r w:rsidR="008C0E0B" w:rsidRPr="00093C47">
        <w:rPr>
          <w:b w:val="0"/>
          <w:lang w:val="en-US"/>
        </w:rPr>
        <w:t xml:space="preserve">your </w:t>
      </w:r>
      <w:r w:rsidRPr="00093C47">
        <w:rPr>
          <w:b w:val="0"/>
          <w:lang w:val="en-US"/>
        </w:rPr>
        <w:t xml:space="preserve">writing. View the detailed rubric </w:t>
      </w:r>
      <w:r w:rsidR="00A53E8E" w:rsidRPr="00093C47">
        <w:rPr>
          <w:b w:val="0"/>
          <w:lang w:val="en-US"/>
        </w:rPr>
        <w:t xml:space="preserve">on the </w:t>
      </w:r>
      <w:r w:rsidR="00B51C18" w:rsidRPr="00093C47">
        <w:rPr>
          <w:b w:val="0"/>
          <w:lang w:val="en-US"/>
        </w:rPr>
        <w:t>O</w:t>
      </w:r>
      <w:r w:rsidR="00A53E8E" w:rsidRPr="00093C47">
        <w:rPr>
          <w:b w:val="0"/>
          <w:lang w:val="en-US"/>
        </w:rPr>
        <w:t xml:space="preserve">nline </w:t>
      </w:r>
      <w:r w:rsidR="00B51C18" w:rsidRPr="00093C47">
        <w:rPr>
          <w:b w:val="0"/>
          <w:lang w:val="en-US"/>
        </w:rPr>
        <w:t>C</w:t>
      </w:r>
      <w:r w:rsidR="00A53E8E" w:rsidRPr="00093C47">
        <w:rPr>
          <w:b w:val="0"/>
          <w:lang w:val="en-US"/>
        </w:rPr>
        <w:t>ampus.</w:t>
      </w:r>
    </w:p>
    <w:p w14:paraId="18F96F32" w14:textId="77777777" w:rsidR="00753146" w:rsidRPr="00093C47" w:rsidRDefault="00753146" w:rsidP="008C56B9">
      <w:pPr>
        <w:spacing w:after="240" w:line="240" w:lineRule="auto"/>
        <w:jc w:val="left"/>
        <w:rPr>
          <w:rFonts w:ascii="Times New Roman" w:eastAsia="Times New Roman" w:hAnsi="Times New Roman" w:cs="Times New Roman"/>
          <w:sz w:val="24"/>
          <w:szCs w:val="24"/>
        </w:rPr>
      </w:pPr>
      <w:r w:rsidRPr="00093C47">
        <w:rPr>
          <w:rFonts w:eastAsia="Times New Roman" w:cs="Arial"/>
          <w:b/>
          <w:bCs/>
          <w:color w:val="000000"/>
          <w:sz w:val="28"/>
          <w:szCs w:val="28"/>
        </w:rPr>
        <w:t>Question 1</w:t>
      </w:r>
    </w:p>
    <w:p w14:paraId="09940441" w14:textId="7CC420BC" w:rsidR="00A67B1A" w:rsidRPr="00093C47" w:rsidRDefault="00614F11" w:rsidP="008C56B9">
      <w:pPr>
        <w:pStyle w:val="NormalWeb"/>
        <w:spacing w:before="0" w:beforeAutospacing="0" w:after="240" w:afterAutospacing="0"/>
        <w:jc w:val="both"/>
        <w:rPr>
          <w:rFonts w:ascii="Arial" w:hAnsi="Arial" w:cs="Arial"/>
          <w:color w:val="000000"/>
          <w:sz w:val="21"/>
          <w:szCs w:val="21"/>
        </w:rPr>
      </w:pPr>
      <w:r w:rsidRPr="00093C47">
        <w:rPr>
          <w:rFonts w:ascii="Arial" w:hAnsi="Arial" w:cs="Arial"/>
          <w:color w:val="000000"/>
          <w:sz w:val="21"/>
          <w:szCs w:val="21"/>
        </w:rPr>
        <w:t xml:space="preserve">Complete the four sections of the </w:t>
      </w:r>
      <w:r w:rsidR="008C56B9" w:rsidRPr="00093C47">
        <w:rPr>
          <w:rFonts w:ascii="Arial" w:hAnsi="Arial" w:cs="Arial"/>
          <w:color w:val="000000"/>
          <w:sz w:val="21"/>
          <w:szCs w:val="21"/>
        </w:rPr>
        <w:t xml:space="preserve">following </w:t>
      </w:r>
      <w:r w:rsidRPr="00093C47">
        <w:rPr>
          <w:rFonts w:ascii="Arial" w:hAnsi="Arial" w:cs="Arial"/>
          <w:color w:val="000000"/>
          <w:sz w:val="21"/>
          <w:szCs w:val="21"/>
        </w:rPr>
        <w:t>roadmap template.</w:t>
      </w:r>
    </w:p>
    <w:tbl>
      <w:tblPr>
        <w:tblStyle w:val="TableGrid"/>
        <w:tblW w:w="0" w:type="auto"/>
        <w:tblLook w:val="04A0" w:firstRow="1" w:lastRow="0" w:firstColumn="1" w:lastColumn="0" w:noHBand="0" w:noVBand="1"/>
      </w:tblPr>
      <w:tblGrid>
        <w:gridCol w:w="8296"/>
      </w:tblGrid>
      <w:tr w:rsidR="00614F11" w:rsidRPr="00093C47" w14:paraId="531054AD" w14:textId="77777777" w:rsidTr="00614F11">
        <w:tc>
          <w:tcPr>
            <w:tcW w:w="8296" w:type="dxa"/>
          </w:tcPr>
          <w:p w14:paraId="0F086756" w14:textId="77777777" w:rsidR="00614F11" w:rsidRPr="00093C47" w:rsidRDefault="00614F11" w:rsidP="008C56B9">
            <w:pPr>
              <w:pStyle w:val="Heading3"/>
              <w:outlineLvl w:val="2"/>
              <w:rPr>
                <w:rFonts w:ascii="Times New Roman" w:hAnsi="Times New Roman"/>
                <w:sz w:val="27"/>
                <w:lang w:val="en-US"/>
              </w:rPr>
            </w:pPr>
            <w:r w:rsidRPr="00093C47">
              <w:rPr>
                <w:lang w:val="en-US"/>
              </w:rPr>
              <w:lastRenderedPageBreak/>
              <w:t>Executive summary</w:t>
            </w:r>
          </w:p>
          <w:p w14:paraId="67B71613" w14:textId="531D9AAA"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Summarize your plan for the strategic implementation of AI into your chosen organization.</w:t>
            </w:r>
            <w:r w:rsidR="008C56B9" w:rsidRPr="00093C47">
              <w:rPr>
                <w:rFonts w:ascii="Arial" w:hAnsi="Arial" w:cs="Arial"/>
                <w:color w:val="000000"/>
                <w:sz w:val="21"/>
                <w:szCs w:val="21"/>
              </w:rPr>
              <w:t xml:space="preserve"> (Max. </w:t>
            </w:r>
            <w:r w:rsidRPr="00093C47">
              <w:rPr>
                <w:rFonts w:ascii="Arial" w:hAnsi="Arial" w:cs="Arial"/>
                <w:color w:val="000000"/>
                <w:sz w:val="21"/>
                <w:szCs w:val="21"/>
              </w:rPr>
              <w:t>500 words.</w:t>
            </w:r>
            <w:r w:rsidR="008C56B9" w:rsidRPr="00093C47">
              <w:rPr>
                <w:rFonts w:ascii="Arial" w:hAnsi="Arial" w:cs="Arial"/>
                <w:color w:val="000000"/>
                <w:sz w:val="21"/>
                <w:szCs w:val="21"/>
              </w:rPr>
              <w:t>)</w:t>
            </w:r>
          </w:p>
          <w:p w14:paraId="1FDA32A7" w14:textId="51728465" w:rsidR="008C56B9" w:rsidRDefault="00614F11" w:rsidP="008C56B9">
            <w:pPr>
              <w:pStyle w:val="NormalWeb"/>
              <w:spacing w:before="0" w:beforeAutospacing="0" w:after="240" w:afterAutospacing="0"/>
              <w:rPr>
                <w:ins w:id="1" w:author="jim" w:date="2018-09-17T17:58:00Z"/>
                <w:rFonts w:ascii="Arial" w:hAnsi="Arial" w:cs="Arial"/>
                <w:color w:val="000000"/>
                <w:sz w:val="21"/>
                <w:szCs w:val="21"/>
              </w:rPr>
            </w:pPr>
            <w:r w:rsidRPr="00093C47">
              <w:rPr>
                <w:rFonts w:ascii="Arial" w:hAnsi="Arial" w:cs="Arial"/>
                <w:color w:val="000000"/>
                <w:sz w:val="21"/>
                <w:szCs w:val="21"/>
              </w:rPr>
              <w:t>Start writing here:</w:t>
            </w:r>
          </w:p>
          <w:p w14:paraId="5ED703F7" w14:textId="48743A42" w:rsidR="00D240FF" w:rsidRDefault="002613DE" w:rsidP="00D240FF">
            <w:pPr>
              <w:spacing w:after="240"/>
              <w:rPr>
                <w:ins w:id="2" w:author="jim" w:date="2018-09-17T18:12:00Z"/>
                <w:rFonts w:eastAsia="Times New Roman" w:cs="Arial"/>
                <w:color w:val="000000"/>
                <w:szCs w:val="21"/>
              </w:rPr>
            </w:pPr>
            <w:ins w:id="3" w:author="jim" w:date="2018-09-17T17:58:00Z">
              <w:r w:rsidRPr="000A18A7">
                <w:rPr>
                  <w:rFonts w:eastAsia="Times New Roman" w:cs="Arial"/>
                  <w:color w:val="000000"/>
                  <w:szCs w:val="21"/>
                </w:rPr>
                <w:t xml:space="preserve">Our organization’s future </w:t>
              </w:r>
            </w:ins>
            <w:ins w:id="4" w:author="jim" w:date="2018-09-17T18:34:00Z">
              <w:r w:rsidR="00806617">
                <w:rPr>
                  <w:rFonts w:eastAsia="Times New Roman" w:cs="Arial"/>
                  <w:color w:val="000000"/>
                  <w:szCs w:val="21"/>
                </w:rPr>
                <w:t xml:space="preserve">will be </w:t>
              </w:r>
            </w:ins>
            <w:ins w:id="5" w:author="jim" w:date="2018-09-17T17:58:00Z">
              <w:r w:rsidRPr="000A18A7">
                <w:rPr>
                  <w:rFonts w:eastAsia="Times New Roman" w:cs="Arial"/>
                  <w:color w:val="000000"/>
                  <w:szCs w:val="21"/>
                </w:rPr>
                <w:t>to</w:t>
              </w:r>
            </w:ins>
            <w:ins w:id="6" w:author="jim" w:date="2018-09-17T17:59:00Z">
              <w:r>
                <w:rPr>
                  <w:rFonts w:eastAsia="Times New Roman" w:cs="Arial"/>
                  <w:color w:val="000000"/>
                  <w:szCs w:val="21"/>
                </w:rPr>
                <w:t xml:space="preserve"> provide consumers with </w:t>
              </w:r>
            </w:ins>
            <w:ins w:id="7" w:author="jim" w:date="2018-09-17T19:27:00Z">
              <w:r w:rsidR="00C77FC1">
                <w:rPr>
                  <w:rFonts w:eastAsia="Times New Roman" w:cs="Arial"/>
                  <w:color w:val="000000"/>
                  <w:szCs w:val="21"/>
                </w:rPr>
                <w:t xml:space="preserve">personalized </w:t>
              </w:r>
            </w:ins>
            <w:ins w:id="8" w:author="jim" w:date="2018-09-17T18:00:00Z">
              <w:r>
                <w:rPr>
                  <w:rFonts w:eastAsia="Times New Roman" w:cs="Arial"/>
                  <w:color w:val="000000"/>
                  <w:szCs w:val="21"/>
                </w:rPr>
                <w:t xml:space="preserve">sounds, music, and images </w:t>
              </w:r>
            </w:ins>
            <w:ins w:id="9" w:author="jim" w:date="2018-09-17T18:07:00Z">
              <w:r w:rsidR="00D240FF">
                <w:rPr>
                  <w:rFonts w:eastAsia="Times New Roman" w:cs="Arial"/>
                  <w:color w:val="000000"/>
                  <w:szCs w:val="21"/>
                </w:rPr>
                <w:t xml:space="preserve">which </w:t>
              </w:r>
            </w:ins>
            <w:ins w:id="10" w:author="jim" w:date="2018-09-17T18:04:00Z">
              <w:r>
                <w:rPr>
                  <w:rFonts w:eastAsia="Times New Roman" w:cs="Arial"/>
                  <w:color w:val="000000"/>
                  <w:szCs w:val="21"/>
                </w:rPr>
                <w:t>they can</w:t>
              </w:r>
            </w:ins>
            <w:ins w:id="11" w:author="jim" w:date="2018-09-17T18:05:00Z">
              <w:r w:rsidR="00D240FF">
                <w:rPr>
                  <w:rFonts w:eastAsia="Times New Roman" w:cs="Arial"/>
                  <w:color w:val="000000"/>
                  <w:szCs w:val="21"/>
                </w:rPr>
                <w:t xml:space="preserve"> access to personalize </w:t>
              </w:r>
            </w:ins>
            <w:ins w:id="12" w:author="jim" w:date="2018-09-17T18:06:00Z">
              <w:r w:rsidR="00D240FF">
                <w:rPr>
                  <w:rFonts w:eastAsia="Times New Roman" w:cs="Arial"/>
                  <w:color w:val="000000"/>
                  <w:szCs w:val="21"/>
                </w:rPr>
                <w:t xml:space="preserve">everything from </w:t>
              </w:r>
            </w:ins>
            <w:ins w:id="13" w:author="jim" w:date="2018-09-17T18:05:00Z">
              <w:r w:rsidR="00D240FF">
                <w:rPr>
                  <w:rFonts w:eastAsia="Times New Roman" w:cs="Arial"/>
                  <w:color w:val="000000"/>
                  <w:szCs w:val="21"/>
                </w:rPr>
                <w:t xml:space="preserve">their </w:t>
              </w:r>
            </w:ins>
            <w:ins w:id="14" w:author="jim" w:date="2018-09-17T18:11:00Z">
              <w:r w:rsidR="00D240FF">
                <w:rPr>
                  <w:rFonts w:eastAsia="Times New Roman" w:cs="Arial"/>
                  <w:color w:val="000000"/>
                  <w:szCs w:val="21"/>
                </w:rPr>
                <w:t xml:space="preserve">smart clock </w:t>
              </w:r>
            </w:ins>
            <w:ins w:id="15" w:author="jim" w:date="2018-09-17T18:06:00Z">
              <w:r w:rsidR="00D240FF">
                <w:rPr>
                  <w:rFonts w:eastAsia="Times New Roman" w:cs="Arial"/>
                  <w:color w:val="000000"/>
                  <w:szCs w:val="21"/>
                </w:rPr>
                <w:t xml:space="preserve">sounds, </w:t>
              </w:r>
            </w:ins>
            <w:ins w:id="16" w:author="jim" w:date="2018-09-17T18:11:00Z">
              <w:r w:rsidR="00D240FF">
                <w:rPr>
                  <w:rFonts w:eastAsia="Times New Roman" w:cs="Arial"/>
                  <w:color w:val="000000"/>
                  <w:szCs w:val="21"/>
                </w:rPr>
                <w:t xml:space="preserve">smart </w:t>
              </w:r>
            </w:ins>
            <w:ins w:id="17" w:author="jim" w:date="2018-09-17T18:06:00Z">
              <w:r w:rsidR="00D240FF">
                <w:rPr>
                  <w:rFonts w:eastAsia="Times New Roman" w:cs="Arial"/>
                  <w:color w:val="000000"/>
                  <w:szCs w:val="21"/>
                </w:rPr>
                <w:t>phone screens, car ala</w:t>
              </w:r>
            </w:ins>
            <w:ins w:id="18" w:author="jim" w:date="2018-09-17T18:07:00Z">
              <w:r w:rsidR="00D240FF">
                <w:rPr>
                  <w:rFonts w:eastAsia="Times New Roman" w:cs="Arial"/>
                  <w:color w:val="000000"/>
                  <w:szCs w:val="21"/>
                </w:rPr>
                <w:t>rms, or</w:t>
              </w:r>
            </w:ins>
            <w:ins w:id="19" w:author="jim" w:date="2018-09-17T18:08:00Z">
              <w:r w:rsidR="00D240FF">
                <w:rPr>
                  <w:rFonts w:eastAsia="Times New Roman" w:cs="Arial"/>
                  <w:color w:val="000000"/>
                  <w:szCs w:val="21"/>
                </w:rPr>
                <w:t xml:space="preserve"> </w:t>
              </w:r>
            </w:ins>
            <w:ins w:id="20" w:author="jim" w:date="2018-09-17T19:27:00Z">
              <w:r w:rsidR="00C77FC1">
                <w:rPr>
                  <w:rFonts w:eastAsia="Times New Roman" w:cs="Arial"/>
                  <w:color w:val="000000"/>
                  <w:szCs w:val="21"/>
                </w:rPr>
                <w:t xml:space="preserve">a </w:t>
              </w:r>
            </w:ins>
            <w:ins w:id="21" w:author="jim" w:date="2018-09-17T18:22:00Z">
              <w:r w:rsidR="0044219A">
                <w:rPr>
                  <w:rFonts w:eastAsia="Times New Roman" w:cs="Arial"/>
                  <w:color w:val="000000"/>
                  <w:szCs w:val="21"/>
                </w:rPr>
                <w:t>house</w:t>
              </w:r>
            </w:ins>
            <w:ins w:id="22" w:author="jim" w:date="2018-09-17T18:06:00Z">
              <w:r w:rsidR="00D240FF">
                <w:rPr>
                  <w:rFonts w:eastAsia="Times New Roman" w:cs="Arial"/>
                  <w:color w:val="000000"/>
                  <w:szCs w:val="21"/>
                </w:rPr>
                <w:t xml:space="preserve"> wall </w:t>
              </w:r>
            </w:ins>
            <w:ins w:id="23" w:author="jim" w:date="2018-09-17T18:11:00Z">
              <w:r w:rsidR="00D240FF">
                <w:rPr>
                  <w:rFonts w:eastAsia="Times New Roman" w:cs="Arial"/>
                  <w:color w:val="000000"/>
                  <w:szCs w:val="21"/>
                </w:rPr>
                <w:t>(via LED technology)</w:t>
              </w:r>
            </w:ins>
            <w:ins w:id="24" w:author="jim" w:date="2018-09-17T17:58:00Z">
              <w:r w:rsidRPr="000A18A7">
                <w:rPr>
                  <w:rFonts w:eastAsia="Times New Roman" w:cs="Arial"/>
                  <w:color w:val="000000"/>
                  <w:szCs w:val="21"/>
                </w:rPr>
                <w:t xml:space="preserve">.  Each User </w:t>
              </w:r>
            </w:ins>
            <w:ins w:id="25" w:author="jim" w:date="2018-09-17T18:09:00Z">
              <w:r w:rsidR="00D240FF">
                <w:rPr>
                  <w:rFonts w:eastAsia="Times New Roman" w:cs="Arial"/>
                  <w:color w:val="000000"/>
                  <w:szCs w:val="21"/>
                </w:rPr>
                <w:t xml:space="preserve">will always be presented </w:t>
              </w:r>
            </w:ins>
            <w:ins w:id="26" w:author="jim" w:date="2018-09-17T17:58:00Z">
              <w:r w:rsidRPr="000A18A7">
                <w:rPr>
                  <w:rFonts w:eastAsia="Times New Roman" w:cs="Arial"/>
                  <w:color w:val="000000"/>
                  <w:szCs w:val="21"/>
                </w:rPr>
                <w:t xml:space="preserve">personalized </w:t>
              </w:r>
            </w:ins>
            <w:ins w:id="27" w:author="jim" w:date="2018-09-17T18:09:00Z">
              <w:r w:rsidR="00D240FF">
                <w:rPr>
                  <w:rFonts w:eastAsia="Times New Roman" w:cs="Arial"/>
                  <w:color w:val="000000"/>
                  <w:szCs w:val="21"/>
                </w:rPr>
                <w:t xml:space="preserve">content </w:t>
              </w:r>
            </w:ins>
            <w:ins w:id="28" w:author="jim" w:date="2018-09-17T18:11:00Z">
              <w:r w:rsidR="00D240FF">
                <w:rPr>
                  <w:rFonts w:eastAsia="Times New Roman" w:cs="Arial"/>
                  <w:color w:val="000000"/>
                  <w:szCs w:val="21"/>
                </w:rPr>
                <w:t xml:space="preserve">selections </w:t>
              </w:r>
            </w:ins>
            <w:ins w:id="29" w:author="jim" w:date="2018-09-17T18:09:00Z">
              <w:r w:rsidR="00D240FF">
                <w:rPr>
                  <w:rFonts w:eastAsia="Times New Roman" w:cs="Arial"/>
                  <w:color w:val="000000"/>
                  <w:szCs w:val="21"/>
                </w:rPr>
                <w:t xml:space="preserve">based on </w:t>
              </w:r>
            </w:ins>
            <w:ins w:id="30" w:author="jim" w:date="2018-09-17T17:58:00Z">
              <w:r w:rsidRPr="000A18A7">
                <w:rPr>
                  <w:rFonts w:eastAsia="Times New Roman" w:cs="Arial"/>
                  <w:color w:val="000000"/>
                  <w:szCs w:val="21"/>
                </w:rPr>
                <w:t xml:space="preserve">their individual interests.  </w:t>
              </w:r>
              <w:r>
                <w:rPr>
                  <w:rFonts w:eastAsia="Times New Roman" w:cs="Arial"/>
                  <w:color w:val="000000"/>
                  <w:szCs w:val="21"/>
                </w:rPr>
                <w:t xml:space="preserve">And, as </w:t>
              </w:r>
              <w:r w:rsidRPr="000A18A7">
                <w:rPr>
                  <w:rFonts w:eastAsia="Times New Roman" w:cs="Arial"/>
                  <w:color w:val="000000"/>
                  <w:szCs w:val="21"/>
                </w:rPr>
                <w:t xml:space="preserve">each User’s interest in content changes, the content we serve them </w:t>
              </w:r>
            </w:ins>
            <w:ins w:id="31" w:author="jim" w:date="2018-09-17T18:09:00Z">
              <w:r w:rsidR="00D240FF">
                <w:rPr>
                  <w:rFonts w:eastAsia="Times New Roman" w:cs="Arial"/>
                  <w:color w:val="000000"/>
                  <w:szCs w:val="21"/>
                </w:rPr>
                <w:t>will</w:t>
              </w:r>
            </w:ins>
            <w:ins w:id="32" w:author="jim" w:date="2018-09-17T18:12:00Z">
              <w:r w:rsidR="00D240FF">
                <w:rPr>
                  <w:rFonts w:eastAsia="Times New Roman" w:cs="Arial"/>
                  <w:color w:val="000000"/>
                  <w:szCs w:val="21"/>
                </w:rPr>
                <w:t xml:space="preserve"> </w:t>
              </w:r>
            </w:ins>
            <w:ins w:id="33" w:author="jim" w:date="2018-09-17T17:58:00Z">
              <w:r w:rsidRPr="000A18A7">
                <w:rPr>
                  <w:rFonts w:eastAsia="Times New Roman" w:cs="Arial"/>
                  <w:color w:val="000000"/>
                  <w:szCs w:val="21"/>
                </w:rPr>
                <w:t>change</w:t>
              </w:r>
            </w:ins>
            <w:ins w:id="34" w:author="jim" w:date="2018-09-17T18:23:00Z">
              <w:r w:rsidR="0044219A">
                <w:rPr>
                  <w:rFonts w:eastAsia="Times New Roman" w:cs="Arial"/>
                  <w:color w:val="000000"/>
                  <w:szCs w:val="21"/>
                </w:rPr>
                <w:t xml:space="preserve"> with their changing interests</w:t>
              </w:r>
            </w:ins>
            <w:ins w:id="35" w:author="jim" w:date="2018-09-17T17:58:00Z">
              <w:r w:rsidRPr="000A18A7">
                <w:rPr>
                  <w:rFonts w:eastAsia="Times New Roman" w:cs="Arial"/>
                  <w:color w:val="000000"/>
                  <w:szCs w:val="21"/>
                </w:rPr>
                <w:t>.</w:t>
              </w:r>
            </w:ins>
          </w:p>
          <w:p w14:paraId="2B67A7B1" w14:textId="7196A9B0" w:rsidR="00DF600C" w:rsidRDefault="00D240FF" w:rsidP="00DF600C">
            <w:pPr>
              <w:spacing w:after="240"/>
              <w:rPr>
                <w:ins w:id="36" w:author="jim" w:date="2018-09-17T18:48:00Z"/>
                <w:rFonts w:eastAsia="Times New Roman" w:cs="Arial"/>
                <w:color w:val="000000"/>
                <w:szCs w:val="21"/>
              </w:rPr>
            </w:pPr>
            <w:ins w:id="37" w:author="jim" w:date="2018-09-17T18:12:00Z">
              <w:r>
                <w:rPr>
                  <w:rFonts w:eastAsia="Times New Roman" w:cs="Arial"/>
                  <w:color w:val="000000"/>
                  <w:szCs w:val="21"/>
                </w:rPr>
                <w:t xml:space="preserve">In order to accomplish this level of personalization, the organization must adopt machine learning and NLP applications </w:t>
              </w:r>
            </w:ins>
            <w:ins w:id="38" w:author="jim" w:date="2018-09-17T18:13:00Z">
              <w:r>
                <w:rPr>
                  <w:rFonts w:eastAsia="Times New Roman" w:cs="Arial"/>
                  <w:color w:val="000000"/>
                  <w:szCs w:val="21"/>
                </w:rPr>
                <w:t xml:space="preserve">that accurately identify a Users’ interests, properly </w:t>
              </w:r>
            </w:ins>
            <w:ins w:id="39" w:author="jim" w:date="2018-09-18T20:01:00Z">
              <w:r w:rsidR="00E54358">
                <w:rPr>
                  <w:rFonts w:eastAsia="Times New Roman" w:cs="Arial"/>
                  <w:color w:val="000000"/>
                  <w:szCs w:val="21"/>
                </w:rPr>
                <w:t>defines catego</w:t>
              </w:r>
            </w:ins>
            <w:ins w:id="40" w:author="jim" w:date="2018-09-18T20:02:00Z">
              <w:r w:rsidR="00E54358">
                <w:rPr>
                  <w:rFonts w:eastAsia="Times New Roman" w:cs="Arial"/>
                  <w:color w:val="000000"/>
                  <w:szCs w:val="21"/>
                </w:rPr>
                <w:t>ries to</w:t>
              </w:r>
            </w:ins>
            <w:ins w:id="41" w:author="jim" w:date="2018-09-17T18:13:00Z">
              <w:r>
                <w:rPr>
                  <w:rFonts w:eastAsia="Times New Roman" w:cs="Arial"/>
                  <w:color w:val="000000"/>
                  <w:szCs w:val="21"/>
                </w:rPr>
                <w:t xml:space="preserve"> </w:t>
              </w:r>
            </w:ins>
            <w:ins w:id="42" w:author="jim" w:date="2018-09-17T18:14:00Z">
              <w:r>
                <w:rPr>
                  <w:rFonts w:eastAsia="Times New Roman" w:cs="Arial"/>
                  <w:color w:val="000000"/>
                  <w:szCs w:val="21"/>
                </w:rPr>
                <w:t>uploaded content, and handle</w:t>
              </w:r>
            </w:ins>
            <w:ins w:id="43" w:author="jim" w:date="2018-09-18T20:02:00Z">
              <w:r w:rsidR="00E54358">
                <w:rPr>
                  <w:rFonts w:eastAsia="Times New Roman" w:cs="Arial"/>
                  <w:color w:val="000000"/>
                  <w:szCs w:val="21"/>
                </w:rPr>
                <w:t>s</w:t>
              </w:r>
            </w:ins>
            <w:ins w:id="44" w:author="jim" w:date="2018-09-17T18:14:00Z">
              <w:r>
                <w:rPr>
                  <w:rFonts w:eastAsia="Times New Roman" w:cs="Arial"/>
                  <w:color w:val="000000"/>
                  <w:szCs w:val="21"/>
                </w:rPr>
                <w:t xml:space="preserve"> multiple layers of </w:t>
              </w:r>
            </w:ins>
            <w:ins w:id="45" w:author="jim" w:date="2018-09-17T18:24:00Z">
              <w:r w:rsidR="0044219A">
                <w:rPr>
                  <w:rFonts w:eastAsia="Times New Roman" w:cs="Arial"/>
                  <w:color w:val="000000"/>
                  <w:szCs w:val="21"/>
                </w:rPr>
                <w:t xml:space="preserve">automated, personalized </w:t>
              </w:r>
            </w:ins>
            <w:ins w:id="46" w:author="jim" w:date="2018-09-17T18:14:00Z">
              <w:r>
                <w:rPr>
                  <w:rFonts w:eastAsia="Times New Roman" w:cs="Arial"/>
                  <w:color w:val="000000"/>
                  <w:szCs w:val="21"/>
                </w:rPr>
                <w:t>sub-categories t</w:t>
              </w:r>
            </w:ins>
            <w:ins w:id="47" w:author="jim" w:date="2018-09-17T18:24:00Z">
              <w:r w:rsidR="0044219A">
                <w:rPr>
                  <w:rFonts w:eastAsia="Times New Roman" w:cs="Arial"/>
                  <w:color w:val="000000"/>
                  <w:szCs w:val="21"/>
                </w:rPr>
                <w:t>hat are</w:t>
              </w:r>
            </w:ins>
            <w:ins w:id="48" w:author="jim" w:date="2018-09-17T18:14:00Z">
              <w:r>
                <w:rPr>
                  <w:rFonts w:eastAsia="Times New Roman" w:cs="Arial"/>
                  <w:color w:val="000000"/>
                  <w:szCs w:val="21"/>
                </w:rPr>
                <w:t xml:space="preserve"> continually refine</w:t>
              </w:r>
            </w:ins>
            <w:ins w:id="49" w:author="jim" w:date="2018-09-17T18:48:00Z">
              <w:r w:rsidR="00DF600C">
                <w:rPr>
                  <w:rFonts w:eastAsia="Times New Roman" w:cs="Arial"/>
                  <w:color w:val="000000"/>
                  <w:szCs w:val="21"/>
                </w:rPr>
                <w:t>d</w:t>
              </w:r>
            </w:ins>
            <w:ins w:id="50" w:author="jim" w:date="2018-09-17T18:24:00Z">
              <w:r w:rsidR="0044219A">
                <w:rPr>
                  <w:rFonts w:eastAsia="Times New Roman" w:cs="Arial"/>
                  <w:color w:val="000000"/>
                  <w:szCs w:val="21"/>
                </w:rPr>
                <w:t xml:space="preserve"> to meet each </w:t>
              </w:r>
            </w:ins>
            <w:ins w:id="51" w:author="jim" w:date="2018-09-17T18:14:00Z">
              <w:r>
                <w:rPr>
                  <w:rFonts w:eastAsia="Times New Roman" w:cs="Arial"/>
                  <w:color w:val="000000"/>
                  <w:szCs w:val="21"/>
                </w:rPr>
                <w:t>unique</w:t>
              </w:r>
            </w:ins>
            <w:ins w:id="52" w:author="jim" w:date="2018-09-18T20:02:00Z">
              <w:r w:rsidR="00E54358">
                <w:rPr>
                  <w:rFonts w:eastAsia="Times New Roman" w:cs="Arial"/>
                  <w:color w:val="000000"/>
                  <w:szCs w:val="21"/>
                </w:rPr>
                <w:t xml:space="preserve"> </w:t>
              </w:r>
            </w:ins>
            <w:ins w:id="53" w:author="jim" w:date="2018-09-17T18:14:00Z">
              <w:r>
                <w:rPr>
                  <w:rFonts w:eastAsia="Times New Roman" w:cs="Arial"/>
                  <w:color w:val="000000"/>
                  <w:szCs w:val="21"/>
                </w:rPr>
                <w:t xml:space="preserve">individuals’ sense of taste and interest.  </w:t>
              </w:r>
            </w:ins>
          </w:p>
          <w:p w14:paraId="7C5121E5" w14:textId="49917157" w:rsidR="00204687" w:rsidRDefault="00845527" w:rsidP="00806617">
            <w:pPr>
              <w:spacing w:after="240"/>
              <w:rPr>
                <w:ins w:id="54" w:author="jim" w:date="2018-09-17T18:48:00Z"/>
              </w:rPr>
            </w:pPr>
            <w:ins w:id="55" w:author="jim" w:date="2018-09-17T18:37:00Z">
              <w:r>
                <w:t>The</w:t>
              </w:r>
            </w:ins>
            <w:ins w:id="56" w:author="jim" w:date="2018-09-17T18:49:00Z">
              <w:r w:rsidR="00DF600C">
                <w:t xml:space="preserve"> first project the organization under</w:t>
              </w:r>
            </w:ins>
            <w:ins w:id="57" w:author="jim" w:date="2018-09-17T18:50:00Z">
              <w:r w:rsidR="00DF600C">
                <w:t xml:space="preserve">takes </w:t>
              </w:r>
            </w:ins>
            <w:ins w:id="58" w:author="jim" w:date="2018-09-17T18:37:00Z">
              <w:r>
                <w:t xml:space="preserve">will be to </w:t>
              </w:r>
            </w:ins>
            <w:ins w:id="59" w:author="jim" w:date="2018-09-18T20:02:00Z">
              <w:r w:rsidR="00E54358">
                <w:t xml:space="preserve">personalize </w:t>
              </w:r>
            </w:ins>
            <w:ins w:id="60" w:author="jim" w:date="2018-09-18T20:03:00Z">
              <w:r w:rsidR="00E54358">
                <w:t>return User’s content feeds and update New User content as t</w:t>
              </w:r>
            </w:ins>
            <w:ins w:id="61" w:author="jim" w:date="2018-09-18T20:04:00Z">
              <w:r w:rsidR="00E54358">
                <w:t xml:space="preserve">hey </w:t>
              </w:r>
            </w:ins>
            <w:ins w:id="62" w:author="jim" w:date="2018-09-17T18:50:00Z">
              <w:r w:rsidR="00DF600C">
                <w:t>search and consum</w:t>
              </w:r>
            </w:ins>
            <w:ins w:id="63" w:author="jim" w:date="2018-09-17T18:51:00Z">
              <w:r w:rsidR="00DF600C">
                <w:t xml:space="preserve">e </w:t>
              </w:r>
            </w:ins>
            <w:ins w:id="64" w:author="jim" w:date="2018-09-18T20:04:00Z">
              <w:r w:rsidR="00E54358">
                <w:t>content on</w:t>
              </w:r>
            </w:ins>
            <w:ins w:id="65" w:author="jim" w:date="2018-09-17T18:51:00Z">
              <w:r w:rsidR="00DF600C">
                <w:t xml:space="preserve"> Zedge.  Th</w:t>
              </w:r>
            </w:ins>
            <w:ins w:id="66" w:author="jim" w:date="2018-09-18T20:04:00Z">
              <w:r w:rsidR="00E54358">
                <w:t>is initiative</w:t>
              </w:r>
            </w:ins>
            <w:ins w:id="67" w:author="jim" w:date="2018-09-17T18:51:00Z">
              <w:r w:rsidR="00DF600C">
                <w:t xml:space="preserve"> </w:t>
              </w:r>
            </w:ins>
            <w:ins w:id="68" w:author="jim" w:date="2018-09-17T18:45:00Z">
              <w:r>
                <w:t xml:space="preserve">will </w:t>
              </w:r>
            </w:ins>
            <w:ins w:id="69" w:author="jim" w:date="2018-09-17T18:51:00Z">
              <w:r w:rsidR="00DF600C">
                <w:t xml:space="preserve">define re-engagement and retention </w:t>
              </w:r>
            </w:ins>
            <w:ins w:id="70" w:author="jim" w:date="2018-09-17T18:45:00Z">
              <w:r>
                <w:t xml:space="preserve">goals </w:t>
              </w:r>
            </w:ins>
            <w:ins w:id="71" w:author="jim" w:date="2018-09-17T19:52:00Z">
              <w:r w:rsidR="001E4FC2">
                <w:t xml:space="preserve">for these Users </w:t>
              </w:r>
            </w:ins>
            <w:ins w:id="72" w:author="jim" w:date="2018-09-17T18:51:00Z">
              <w:r w:rsidR="00DF600C">
                <w:t xml:space="preserve">across </w:t>
              </w:r>
            </w:ins>
            <w:ins w:id="73" w:author="jim" w:date="2018-09-17T18:45:00Z">
              <w:r>
                <w:t xml:space="preserve">each </w:t>
              </w:r>
            </w:ins>
            <w:ins w:id="74" w:author="jim" w:date="2018-09-17T18:39:00Z">
              <w:r>
                <w:t xml:space="preserve">product team </w:t>
              </w:r>
            </w:ins>
            <w:ins w:id="75" w:author="jim" w:date="2018-09-17T18:46:00Z">
              <w:r w:rsidR="00DF600C">
                <w:t xml:space="preserve">and assign team accountability </w:t>
              </w:r>
            </w:ins>
            <w:ins w:id="76" w:author="jim" w:date="2018-09-17T18:51:00Z">
              <w:r w:rsidR="00DF600C">
                <w:t xml:space="preserve">in the areas of </w:t>
              </w:r>
            </w:ins>
            <w:ins w:id="77" w:author="jim" w:date="2018-09-17T18:38:00Z">
              <w:r>
                <w:t>data cleans</w:t>
              </w:r>
            </w:ins>
            <w:ins w:id="78" w:author="jim" w:date="2018-09-17T18:39:00Z">
              <w:r>
                <w:t>ing</w:t>
              </w:r>
            </w:ins>
            <w:ins w:id="79" w:author="jim" w:date="2018-09-17T18:38:00Z">
              <w:r>
                <w:t>,</w:t>
              </w:r>
            </w:ins>
            <w:ins w:id="80" w:author="jim" w:date="2018-09-17T18:41:00Z">
              <w:r>
                <w:t xml:space="preserve"> </w:t>
              </w:r>
            </w:ins>
            <w:ins w:id="81" w:author="jim" w:date="2018-09-17T18:38:00Z">
              <w:r>
                <w:t xml:space="preserve">machine learning </w:t>
              </w:r>
            </w:ins>
            <w:ins w:id="82" w:author="jim" w:date="2018-09-18T20:04:00Z">
              <w:r w:rsidR="00E54358">
                <w:t xml:space="preserve">and NLP </w:t>
              </w:r>
            </w:ins>
            <w:ins w:id="83" w:author="jim" w:date="2018-09-17T18:38:00Z">
              <w:r>
                <w:t>model</w:t>
              </w:r>
            </w:ins>
            <w:ins w:id="84" w:author="jim" w:date="2018-09-18T20:04:00Z">
              <w:r w:rsidR="00E54358">
                <w:t>ing</w:t>
              </w:r>
            </w:ins>
            <w:ins w:id="85" w:author="jim" w:date="2018-09-17T18:38:00Z">
              <w:r>
                <w:t xml:space="preserve">, </w:t>
              </w:r>
            </w:ins>
            <w:ins w:id="86" w:author="jim" w:date="2018-09-17T18:39:00Z">
              <w:r>
                <w:t>defin</w:t>
              </w:r>
            </w:ins>
            <w:ins w:id="87" w:author="jim" w:date="2018-09-17T18:41:00Z">
              <w:r>
                <w:t>ing and running</w:t>
              </w:r>
            </w:ins>
            <w:ins w:id="88" w:author="jim" w:date="2018-09-17T18:39:00Z">
              <w:r>
                <w:t xml:space="preserve"> A/B </w:t>
              </w:r>
            </w:ins>
            <w:ins w:id="89" w:author="jim" w:date="2018-09-17T18:38:00Z">
              <w:r>
                <w:t>testing</w:t>
              </w:r>
            </w:ins>
            <w:ins w:id="90" w:author="jim" w:date="2018-09-17T18:42:00Z">
              <w:r>
                <w:t xml:space="preserve"> operations</w:t>
              </w:r>
            </w:ins>
            <w:ins w:id="91" w:author="jim" w:date="2018-09-17T18:38:00Z">
              <w:r>
                <w:t xml:space="preserve">, </w:t>
              </w:r>
            </w:ins>
            <w:ins w:id="92" w:author="jim" w:date="2018-09-17T18:42:00Z">
              <w:r>
                <w:t xml:space="preserve">assigning and monitoring </w:t>
              </w:r>
            </w:ins>
            <w:ins w:id="93" w:author="jim" w:date="2018-09-17T18:40:00Z">
              <w:r>
                <w:t xml:space="preserve">KPI performance reporting and </w:t>
              </w:r>
            </w:ins>
            <w:ins w:id="94" w:author="jim" w:date="2018-09-17T18:38:00Z">
              <w:r>
                <w:t xml:space="preserve">tracking, and </w:t>
              </w:r>
            </w:ins>
            <w:ins w:id="95" w:author="jim" w:date="2018-09-17T18:40:00Z">
              <w:r>
                <w:t xml:space="preserve">the </w:t>
              </w:r>
            </w:ins>
            <w:ins w:id="96" w:author="jim" w:date="2018-09-17T18:52:00Z">
              <w:r w:rsidR="00DF600C">
                <w:t xml:space="preserve">back-end </w:t>
              </w:r>
            </w:ins>
            <w:ins w:id="97" w:author="jim" w:date="2018-09-17T18:38:00Z">
              <w:r>
                <w:t xml:space="preserve">automation </w:t>
              </w:r>
            </w:ins>
            <w:ins w:id="98" w:author="jim" w:date="2018-09-17T18:40:00Z">
              <w:r>
                <w:t xml:space="preserve">of these </w:t>
              </w:r>
            </w:ins>
            <w:ins w:id="99" w:author="jim" w:date="2018-09-17T18:38:00Z">
              <w:r>
                <w:t>processes</w:t>
              </w:r>
            </w:ins>
            <w:ins w:id="100" w:author="jim" w:date="2018-09-17T18:42:00Z">
              <w:r>
                <w:t xml:space="preserve"> across marketing, monetization, and </w:t>
              </w:r>
            </w:ins>
            <w:ins w:id="101" w:author="jim" w:date="2018-09-18T20:05:00Z">
              <w:r w:rsidR="00E54358">
                <w:t>personalization (User Journey, User Discovery)</w:t>
              </w:r>
            </w:ins>
            <w:ins w:id="102" w:author="jim" w:date="2018-09-17T18:47:00Z">
              <w:r w:rsidR="00DF600C">
                <w:t xml:space="preserve"> channels.</w:t>
              </w:r>
            </w:ins>
          </w:p>
          <w:p w14:paraId="33009FE8" w14:textId="77777777" w:rsidR="00C77FC1" w:rsidRDefault="00C77FC1" w:rsidP="00806617">
            <w:pPr>
              <w:spacing w:after="240"/>
              <w:rPr>
                <w:ins w:id="103" w:author="jim" w:date="2018-09-17T19:28:00Z"/>
              </w:rPr>
            </w:pPr>
            <w:ins w:id="104" w:author="jim" w:date="2018-09-17T19:28:00Z">
              <w:r>
                <w:t xml:space="preserve">The successful implementation of AI within Zedge will derive from the vision set forth by the Chief Executive Officer (CEO).  The executives will promote and foster a collaborative culture amongst the different product teams responsible to execute the goals set forth by the CEO. And, Information Technology (IT) will continue to play a dominant role within the organization.  They will continue balancing current technology needs with the anticipatory future needs of advancement required in data collection and storage, real-time process automation, and rapid cycle business testing. </w:t>
              </w:r>
            </w:ins>
          </w:p>
          <w:p w14:paraId="01E8F14D" w14:textId="019E5A73" w:rsidR="00DF600C" w:rsidRPr="00C77FC1" w:rsidRDefault="00DF600C">
            <w:pPr>
              <w:spacing w:after="240"/>
              <w:rPr>
                <w:ins w:id="105" w:author="jim" w:date="2018-09-16T20:07:00Z"/>
                <w:rFonts w:eastAsia="Times New Roman" w:cs="Arial"/>
                <w:color w:val="000000"/>
                <w:szCs w:val="21"/>
                <w:rPrChange w:id="106" w:author="jim" w:date="2018-09-17T19:28:00Z">
                  <w:rPr>
                    <w:ins w:id="107" w:author="jim" w:date="2018-09-16T20:07:00Z"/>
                  </w:rPr>
                </w:rPrChange>
              </w:rPr>
            </w:pPr>
            <w:ins w:id="108" w:author="jim" w:date="2018-09-17T18:52:00Z">
              <w:r>
                <w:rPr>
                  <w:rFonts w:eastAsia="Times New Roman" w:cs="Arial"/>
                  <w:color w:val="000000"/>
                  <w:szCs w:val="21"/>
                </w:rPr>
                <w:t xml:space="preserve">AI at Zedge </w:t>
              </w:r>
            </w:ins>
            <w:ins w:id="109" w:author="jim" w:date="2018-09-17T18:48:00Z">
              <w:r w:rsidRPr="000A18A7">
                <w:rPr>
                  <w:rFonts w:eastAsia="Times New Roman" w:cs="Arial"/>
                  <w:color w:val="000000"/>
                  <w:szCs w:val="21"/>
                </w:rPr>
                <w:t xml:space="preserve">will refine the organization’s ability to transition from a cost leadership model to a more focused strategy, concentrating on its niche product offering, tailoring personalized content to its User base. </w:t>
              </w:r>
              <w:r>
                <w:rPr>
                  <w:rFonts w:eastAsia="Times New Roman" w:cs="Arial"/>
                  <w:color w:val="000000"/>
                  <w:szCs w:val="21"/>
                </w:rPr>
                <w:t xml:space="preserve"> As the organization builds User</w:t>
              </w:r>
              <w:r w:rsidRPr="000A18A7">
                <w:rPr>
                  <w:rFonts w:eastAsia="Times New Roman" w:cs="Arial"/>
                  <w:color w:val="000000"/>
                  <w:szCs w:val="21"/>
                </w:rPr>
                <w:t xml:space="preserve"> engagement</w:t>
              </w:r>
              <w:r>
                <w:rPr>
                  <w:rFonts w:eastAsia="Times New Roman" w:cs="Arial"/>
                  <w:color w:val="000000"/>
                  <w:szCs w:val="21"/>
                </w:rPr>
                <w:t xml:space="preserve"> and improves revenue, </w:t>
              </w:r>
              <w:r w:rsidRPr="000A18A7">
                <w:rPr>
                  <w:rFonts w:eastAsia="Times New Roman" w:cs="Arial"/>
                  <w:color w:val="000000"/>
                  <w:szCs w:val="21"/>
                </w:rPr>
                <w:t xml:space="preserve">the real benefit of </w:t>
              </w:r>
            </w:ins>
            <w:ins w:id="110" w:author="jim" w:date="2018-09-17T18:52:00Z">
              <w:r>
                <w:rPr>
                  <w:rFonts w:eastAsia="Times New Roman" w:cs="Arial"/>
                  <w:color w:val="000000"/>
                  <w:szCs w:val="21"/>
                </w:rPr>
                <w:t>AI</w:t>
              </w:r>
            </w:ins>
            <w:ins w:id="111" w:author="jim" w:date="2018-09-17T18:48:00Z">
              <w:r>
                <w:rPr>
                  <w:rFonts w:eastAsia="Times New Roman" w:cs="Arial"/>
                  <w:color w:val="000000"/>
                  <w:szCs w:val="21"/>
                </w:rPr>
                <w:t xml:space="preserve"> will transition Zedge to </w:t>
              </w:r>
              <w:r w:rsidRPr="000A18A7">
                <w:rPr>
                  <w:rFonts w:eastAsia="Times New Roman" w:cs="Arial"/>
                  <w:color w:val="000000"/>
                  <w:szCs w:val="21"/>
                </w:rPr>
                <w:t xml:space="preserve">a differentiated </w:t>
              </w:r>
              <w:r>
                <w:rPr>
                  <w:rFonts w:eastAsia="Times New Roman" w:cs="Arial"/>
                  <w:color w:val="000000"/>
                  <w:szCs w:val="21"/>
                </w:rPr>
                <w:t xml:space="preserve">strategy in its competitive category. </w:t>
              </w:r>
              <w:r w:rsidRPr="000A18A7">
                <w:rPr>
                  <w:rFonts w:eastAsia="Times New Roman" w:cs="Arial"/>
                  <w:color w:val="000000"/>
                  <w:szCs w:val="21"/>
                </w:rPr>
                <w:t>Th</w:t>
              </w:r>
              <w:r>
                <w:rPr>
                  <w:rFonts w:eastAsia="Times New Roman" w:cs="Arial"/>
                  <w:color w:val="000000"/>
                  <w:szCs w:val="21"/>
                </w:rPr>
                <w:t xml:space="preserve">e longer-term </w:t>
              </w:r>
              <w:r w:rsidRPr="000A18A7">
                <w:rPr>
                  <w:rFonts w:eastAsia="Times New Roman" w:cs="Arial"/>
                  <w:color w:val="000000"/>
                  <w:szCs w:val="21"/>
                </w:rPr>
                <w:t>natural progression of</w:t>
              </w:r>
              <w:r>
                <w:rPr>
                  <w:rFonts w:eastAsia="Times New Roman" w:cs="Arial"/>
                  <w:color w:val="000000"/>
                  <w:szCs w:val="21"/>
                </w:rPr>
                <w:t xml:space="preserve"> AI</w:t>
              </w:r>
              <w:r w:rsidRPr="000A18A7">
                <w:rPr>
                  <w:rFonts w:eastAsia="Times New Roman" w:cs="Arial"/>
                  <w:color w:val="000000"/>
                  <w:szCs w:val="21"/>
                </w:rPr>
                <w:t xml:space="preserve"> </w:t>
              </w:r>
              <w:r>
                <w:rPr>
                  <w:rFonts w:eastAsia="Times New Roman" w:cs="Arial"/>
                  <w:color w:val="000000"/>
                  <w:szCs w:val="21"/>
                </w:rPr>
                <w:t xml:space="preserve">in the organization </w:t>
              </w:r>
              <w:r w:rsidRPr="000A18A7">
                <w:rPr>
                  <w:rFonts w:eastAsia="Times New Roman" w:cs="Arial"/>
                  <w:color w:val="000000"/>
                  <w:szCs w:val="21"/>
                </w:rPr>
                <w:t>will</w:t>
              </w:r>
              <w:r>
                <w:rPr>
                  <w:rFonts w:eastAsia="Times New Roman" w:cs="Arial"/>
                  <w:color w:val="000000"/>
                  <w:szCs w:val="21"/>
                </w:rPr>
                <w:t xml:space="preserve"> drive</w:t>
              </w:r>
              <w:r w:rsidRPr="000A18A7">
                <w:rPr>
                  <w:rFonts w:eastAsia="Times New Roman" w:cs="Arial"/>
                  <w:color w:val="000000"/>
                  <w:szCs w:val="21"/>
                </w:rPr>
                <w:t xml:space="preserve"> new product</w:t>
              </w:r>
              <w:r>
                <w:rPr>
                  <w:rFonts w:eastAsia="Times New Roman" w:cs="Arial"/>
                  <w:color w:val="000000"/>
                  <w:szCs w:val="21"/>
                </w:rPr>
                <w:t xml:space="preserve"> innovation </w:t>
              </w:r>
              <w:r w:rsidRPr="000A18A7">
                <w:rPr>
                  <w:rFonts w:eastAsia="Times New Roman" w:cs="Arial"/>
                  <w:color w:val="000000"/>
                  <w:szCs w:val="21"/>
                </w:rPr>
                <w:t xml:space="preserve">and </w:t>
              </w:r>
              <w:r>
                <w:rPr>
                  <w:rFonts w:eastAsia="Times New Roman" w:cs="Arial"/>
                  <w:color w:val="000000"/>
                  <w:szCs w:val="21"/>
                </w:rPr>
                <w:t xml:space="preserve">identify new, internally designed </w:t>
              </w:r>
              <w:r w:rsidRPr="000A18A7">
                <w:rPr>
                  <w:rFonts w:eastAsia="Times New Roman" w:cs="Arial"/>
                  <w:color w:val="000000"/>
                  <w:szCs w:val="21"/>
                </w:rPr>
                <w:t>content that will drive</w:t>
              </w:r>
              <w:r>
                <w:rPr>
                  <w:rFonts w:eastAsia="Times New Roman" w:cs="Arial"/>
                  <w:color w:val="000000"/>
                  <w:szCs w:val="21"/>
                </w:rPr>
                <w:t xml:space="preserve"> competitive advantage and growth at Zedge.</w:t>
              </w:r>
            </w:ins>
          </w:p>
          <w:p w14:paraId="64A67C35" w14:textId="77777777" w:rsidR="00204687" w:rsidRPr="00093C47" w:rsidRDefault="00204687" w:rsidP="008C56B9">
            <w:pPr>
              <w:pStyle w:val="NormalWeb"/>
              <w:spacing w:before="0" w:beforeAutospacing="0" w:after="240" w:afterAutospacing="0"/>
              <w:rPr>
                <w:rFonts w:ascii="Arial" w:hAnsi="Arial" w:cs="Arial"/>
                <w:color w:val="000000"/>
                <w:sz w:val="21"/>
                <w:szCs w:val="21"/>
              </w:rPr>
            </w:pPr>
          </w:p>
          <w:p w14:paraId="6C0D3DFF" w14:textId="27195B10" w:rsidR="00614F11" w:rsidRPr="00093C47" w:rsidRDefault="00614F11" w:rsidP="008C56B9">
            <w:pPr>
              <w:pStyle w:val="NormalWeb"/>
              <w:spacing w:before="0" w:beforeAutospacing="0" w:after="240" w:afterAutospacing="0"/>
              <w:jc w:val="both"/>
              <w:rPr>
                <w:rFonts w:ascii="Arial" w:hAnsi="Arial" w:cs="Arial"/>
                <w:color w:val="000000"/>
                <w:sz w:val="21"/>
                <w:szCs w:val="21"/>
              </w:rPr>
            </w:pPr>
          </w:p>
        </w:tc>
      </w:tr>
      <w:tr w:rsidR="00614F11" w:rsidRPr="00093C47" w14:paraId="29E4A5B7" w14:textId="77777777" w:rsidTr="00614F11">
        <w:tc>
          <w:tcPr>
            <w:tcW w:w="8296" w:type="dxa"/>
          </w:tcPr>
          <w:p w14:paraId="4A227BE3" w14:textId="77777777" w:rsidR="00614F11" w:rsidRPr="00093C47" w:rsidRDefault="00614F11" w:rsidP="008C56B9">
            <w:pPr>
              <w:pStyle w:val="Heading3"/>
              <w:outlineLvl w:val="2"/>
              <w:rPr>
                <w:lang w:val="en-US"/>
              </w:rPr>
            </w:pPr>
            <w:r w:rsidRPr="00093C47">
              <w:rPr>
                <w:lang w:val="en-US"/>
              </w:rPr>
              <w:lastRenderedPageBreak/>
              <w:t>Current state</w:t>
            </w:r>
          </w:p>
          <w:p w14:paraId="2A1F55DE" w14:textId="49E1F078"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Describe the current state of your chosen organization.</w:t>
            </w:r>
            <w:r w:rsidR="008C56B9" w:rsidRPr="00093C47">
              <w:rPr>
                <w:rFonts w:ascii="Arial" w:hAnsi="Arial" w:cs="Arial"/>
                <w:color w:val="000000"/>
                <w:sz w:val="21"/>
                <w:szCs w:val="21"/>
              </w:rPr>
              <w:t xml:space="preserve"> (Max. </w:t>
            </w:r>
            <w:r w:rsidRPr="00093C47">
              <w:rPr>
                <w:rFonts w:ascii="Arial" w:hAnsi="Arial" w:cs="Arial"/>
                <w:color w:val="000000"/>
                <w:sz w:val="21"/>
                <w:szCs w:val="21"/>
              </w:rPr>
              <w:t>500 words.</w:t>
            </w:r>
            <w:r w:rsidR="008C56B9" w:rsidRPr="00093C47">
              <w:rPr>
                <w:rFonts w:ascii="Arial" w:hAnsi="Arial" w:cs="Arial"/>
                <w:color w:val="000000"/>
                <w:sz w:val="21"/>
                <w:szCs w:val="21"/>
              </w:rPr>
              <w:t>)</w:t>
            </w:r>
          </w:p>
          <w:p w14:paraId="0F2DF1B4" w14:textId="272DD925" w:rsidR="00614F11" w:rsidRDefault="00614F11" w:rsidP="008C56B9">
            <w:pPr>
              <w:pStyle w:val="NormalWeb"/>
              <w:spacing w:before="0" w:beforeAutospacing="0" w:after="240" w:afterAutospacing="0"/>
              <w:rPr>
                <w:ins w:id="112" w:author="jim" w:date="2018-09-16T20:02:00Z"/>
                <w:rFonts w:ascii="Arial" w:hAnsi="Arial" w:cs="Arial"/>
                <w:color w:val="000000"/>
                <w:sz w:val="21"/>
                <w:szCs w:val="21"/>
              </w:rPr>
            </w:pPr>
            <w:r w:rsidRPr="00093C47">
              <w:rPr>
                <w:rFonts w:ascii="Arial" w:hAnsi="Arial" w:cs="Arial"/>
                <w:color w:val="000000"/>
                <w:sz w:val="21"/>
                <w:szCs w:val="21"/>
              </w:rPr>
              <w:t>Start writing here:</w:t>
            </w:r>
          </w:p>
          <w:p w14:paraId="0FDA228A" w14:textId="3BC24F03" w:rsidR="00204687" w:rsidRDefault="00204687" w:rsidP="00204687">
            <w:pPr>
              <w:rPr>
                <w:ins w:id="113" w:author="jim" w:date="2018-09-17T18:56:00Z"/>
              </w:rPr>
            </w:pPr>
            <w:ins w:id="114" w:author="jim" w:date="2018-09-16T20:02:00Z">
              <w:r>
                <w:t>Over the past 12 months, Zedge has been investing in its data infrastructure and technology</w:t>
              </w:r>
            </w:ins>
            <w:ins w:id="115" w:author="jim" w:date="2018-09-17T19:29:00Z">
              <w:r w:rsidR="00C4612D">
                <w:t xml:space="preserve">.  </w:t>
              </w:r>
            </w:ins>
            <w:ins w:id="116" w:author="jim" w:date="2018-09-16T20:02:00Z">
              <w:r>
                <w:t>Data capture and storage</w:t>
              </w:r>
            </w:ins>
            <w:ins w:id="117" w:author="jim" w:date="2018-09-17T19:33:00Z">
              <w:r w:rsidR="00C4612D">
                <w:t xml:space="preserve"> was </w:t>
              </w:r>
            </w:ins>
            <w:ins w:id="118" w:author="jim" w:date="2018-09-16T20:02:00Z">
              <w:r>
                <w:t>transferred</w:t>
              </w:r>
            </w:ins>
            <w:ins w:id="119" w:author="jim" w:date="2018-09-17T19:31:00Z">
              <w:r w:rsidR="00C4612D">
                <w:t xml:space="preserve"> from Hadoop to </w:t>
              </w:r>
            </w:ins>
            <w:ins w:id="120" w:author="jim" w:date="2018-09-17T19:32:00Z">
              <w:r w:rsidR="00C4612D">
                <w:t xml:space="preserve">Click </w:t>
              </w:r>
            </w:ins>
            <w:ins w:id="121" w:author="jim" w:date="2018-09-18T20:06:00Z">
              <w:r w:rsidR="00E54358">
                <w:t>H</w:t>
              </w:r>
            </w:ins>
            <w:ins w:id="122" w:author="jim" w:date="2018-09-17T19:32:00Z">
              <w:r w:rsidR="00C4612D">
                <w:t>ouse</w:t>
              </w:r>
            </w:ins>
            <w:ins w:id="123" w:author="jim" w:date="2018-09-17T19:33:00Z">
              <w:r w:rsidR="00C4612D">
                <w:t xml:space="preserve">.  </w:t>
              </w:r>
            </w:ins>
            <w:ins w:id="124" w:author="jim" w:date="2018-09-17T19:47:00Z">
              <w:r w:rsidR="001E4FC2">
                <w:t>And, c</w:t>
              </w:r>
            </w:ins>
            <w:ins w:id="125" w:author="jim" w:date="2018-09-17T19:33:00Z">
              <w:r w:rsidR="00C4612D">
                <w:t xml:space="preserve">urrently, Zedge has begun to </w:t>
              </w:r>
            </w:ins>
            <w:ins w:id="126" w:author="jim" w:date="2018-09-17T19:32:00Z">
              <w:r w:rsidR="00C4612D">
                <w:t>aggregate data</w:t>
              </w:r>
            </w:ins>
            <w:ins w:id="127" w:author="jim" w:date="2018-09-16T20:02:00Z">
              <w:r>
                <w:t xml:space="preserve"> to </w:t>
              </w:r>
            </w:ins>
            <w:ins w:id="128" w:author="jim" w:date="2018-09-17T19:34:00Z">
              <w:r w:rsidR="00C4612D">
                <w:t xml:space="preserve">Google </w:t>
              </w:r>
            </w:ins>
            <w:ins w:id="129" w:author="jim" w:date="2018-09-16T20:02:00Z">
              <w:r>
                <w:t>Cloud</w:t>
              </w:r>
            </w:ins>
            <w:ins w:id="130" w:author="jim" w:date="2018-09-17T19:34:00Z">
              <w:r w:rsidR="00C4612D">
                <w:t>.</w:t>
              </w:r>
            </w:ins>
            <w:ins w:id="131" w:author="jim" w:date="2018-09-17T20:00:00Z">
              <w:r w:rsidR="006D6568">
                <w:t xml:space="preserve">  In addition, Zedge is one month away from its first deployment of a phase-I launch of an internal A/B testing product which will enable segment</w:t>
              </w:r>
            </w:ins>
            <w:ins w:id="132" w:author="jim" w:date="2018-09-17T20:01:00Z">
              <w:r w:rsidR="006D6568">
                <w:t>ation testing across any defined cohort, including key User segments of New and Best Users within Zedge.</w:t>
              </w:r>
            </w:ins>
          </w:p>
          <w:p w14:paraId="55D47C29" w14:textId="02A8A61F" w:rsidR="00B95B20" w:rsidRDefault="00B95B20" w:rsidP="00204687">
            <w:pPr>
              <w:rPr>
                <w:ins w:id="133" w:author="jim" w:date="2018-09-17T19:59:00Z"/>
              </w:rPr>
            </w:pPr>
          </w:p>
          <w:p w14:paraId="41D081EF" w14:textId="77777777" w:rsidR="001E02D0" w:rsidRDefault="006D6568" w:rsidP="00204687">
            <w:pPr>
              <w:rPr>
                <w:ins w:id="134" w:author="jim" w:date="2018-09-17T20:10:00Z"/>
              </w:rPr>
            </w:pPr>
            <w:ins w:id="135" w:author="jim" w:date="2018-09-17T20:02:00Z">
              <w:r>
                <w:t>Zedge has been restructured toward the concept of autonomous and collaborative</w:t>
              </w:r>
            </w:ins>
          </w:p>
          <w:p w14:paraId="1AF9944F" w14:textId="4A46A9B3" w:rsidR="006D6568" w:rsidRDefault="006D6568" w:rsidP="00204687">
            <w:pPr>
              <w:rPr>
                <w:ins w:id="136" w:author="jim" w:date="2018-09-18T17:23:00Z"/>
              </w:rPr>
            </w:pPr>
            <w:ins w:id="137" w:author="jim" w:date="2018-09-17T20:02:00Z">
              <w:r>
                <w:t>team</w:t>
              </w:r>
            </w:ins>
            <w:ins w:id="138" w:author="jim" w:date="2018-09-17T20:07:00Z">
              <w:r>
                <w:t xml:space="preserve">s </w:t>
              </w:r>
            </w:ins>
            <w:ins w:id="139" w:author="jim" w:date="2018-09-17T20:02:00Z">
              <w:r>
                <w:t>responsible for specific User</w:t>
              </w:r>
            </w:ins>
            <w:ins w:id="140" w:author="jim" w:date="2018-09-18T20:07:00Z">
              <w:r w:rsidR="00E54358">
                <w:t xml:space="preserve"> channels</w:t>
              </w:r>
            </w:ins>
            <w:ins w:id="141" w:author="jim" w:date="2018-09-17T20:11:00Z">
              <w:r w:rsidR="001E02D0">
                <w:t xml:space="preserve">; </w:t>
              </w:r>
            </w:ins>
            <w:ins w:id="142" w:author="jim" w:date="2018-09-18T20:07:00Z">
              <w:r w:rsidR="00E54358">
                <w:t>A</w:t>
              </w:r>
            </w:ins>
            <w:ins w:id="143" w:author="jim" w:date="2018-09-17T20:11:00Z">
              <w:r w:rsidR="001E02D0">
                <w:t>cquisition</w:t>
              </w:r>
            </w:ins>
            <w:ins w:id="144" w:author="jim" w:date="2018-09-18T20:07:00Z">
              <w:r w:rsidR="00E54358">
                <w:t xml:space="preserve"> (Marketing)</w:t>
              </w:r>
            </w:ins>
            <w:ins w:id="145" w:author="jim" w:date="2018-09-17T20:11:00Z">
              <w:r w:rsidR="001E02D0">
                <w:t xml:space="preserve">, </w:t>
              </w:r>
            </w:ins>
            <w:ins w:id="146" w:author="jim" w:date="2018-09-18T20:21:00Z">
              <w:r w:rsidR="003C6CBB">
                <w:t>Personalization</w:t>
              </w:r>
            </w:ins>
            <w:ins w:id="147" w:author="jim" w:date="2018-09-18T20:07:00Z">
              <w:r w:rsidR="00E54358">
                <w:t xml:space="preserve"> (User Journey and User Discovery)</w:t>
              </w:r>
            </w:ins>
            <w:ins w:id="148" w:author="jim" w:date="2018-09-17T20:11:00Z">
              <w:r w:rsidR="001E02D0">
                <w:t xml:space="preserve">, </w:t>
              </w:r>
            </w:ins>
            <w:ins w:id="149" w:author="jim" w:date="2018-09-17T20:12:00Z">
              <w:r w:rsidR="001E02D0">
                <w:t xml:space="preserve">and </w:t>
              </w:r>
            </w:ins>
            <w:ins w:id="150" w:author="jim" w:date="2018-09-18T20:07:00Z">
              <w:r w:rsidR="00E54358">
                <w:t>M</w:t>
              </w:r>
            </w:ins>
            <w:ins w:id="151" w:author="jim" w:date="2018-09-17T20:11:00Z">
              <w:r w:rsidR="001E02D0">
                <w:t>onetization</w:t>
              </w:r>
            </w:ins>
            <w:ins w:id="152" w:author="jim" w:date="2018-09-17T20:02:00Z">
              <w:r>
                <w:t>.</w:t>
              </w:r>
            </w:ins>
            <w:ins w:id="153" w:author="jim" w:date="2018-09-17T20:03:00Z">
              <w:r>
                <w:t xml:space="preserve">  These respective teams are empowered to identify product enhancements that achieve the high</w:t>
              </w:r>
            </w:ins>
            <w:ins w:id="154" w:author="jim" w:date="2018-09-17T20:04:00Z">
              <w:r>
                <w:t>-</w:t>
              </w:r>
            </w:ins>
            <w:ins w:id="155" w:author="jim" w:date="2018-09-17T20:03:00Z">
              <w:r>
                <w:t>level goals set</w:t>
              </w:r>
            </w:ins>
            <w:ins w:id="156" w:author="jim" w:date="2018-09-17T20:04:00Z">
              <w:r>
                <w:t xml:space="preserve"> forth by our CEO.  Each team </w:t>
              </w:r>
            </w:ins>
            <w:ins w:id="157" w:author="jim" w:date="2018-09-17T20:07:00Z">
              <w:r>
                <w:t xml:space="preserve">has a </w:t>
              </w:r>
            </w:ins>
            <w:ins w:id="158" w:author="jim" w:date="2018-09-17T20:08:00Z">
              <w:r>
                <w:t>P</w:t>
              </w:r>
            </w:ins>
            <w:ins w:id="159" w:author="jim" w:date="2018-09-17T20:07:00Z">
              <w:r>
                <w:t xml:space="preserve">roduct </w:t>
              </w:r>
            </w:ins>
            <w:ins w:id="160" w:author="jim" w:date="2018-09-17T20:08:00Z">
              <w:r>
                <w:t>Manager</w:t>
              </w:r>
            </w:ins>
            <w:ins w:id="161" w:author="jim" w:date="2018-09-17T20:07:00Z">
              <w:r>
                <w:t xml:space="preserve">, </w:t>
              </w:r>
            </w:ins>
            <w:ins w:id="162" w:author="jim" w:date="2018-09-17T20:08:00Z">
              <w:r>
                <w:t>D</w:t>
              </w:r>
            </w:ins>
            <w:ins w:id="163" w:author="jim" w:date="2018-09-17T20:07:00Z">
              <w:r>
                <w:t xml:space="preserve">evelopers, </w:t>
              </w:r>
            </w:ins>
            <w:ins w:id="164" w:author="jim" w:date="2018-09-17T20:08:00Z">
              <w:r>
                <w:t>O</w:t>
              </w:r>
            </w:ins>
            <w:ins w:id="165" w:author="jim" w:date="2018-09-17T20:07:00Z">
              <w:r>
                <w:t xml:space="preserve">perations </w:t>
              </w:r>
            </w:ins>
            <w:ins w:id="166" w:author="jim" w:date="2018-09-17T20:09:00Z">
              <w:r>
                <w:t>S</w:t>
              </w:r>
            </w:ins>
            <w:ins w:id="167" w:author="jim" w:date="2018-09-17T20:07:00Z">
              <w:r>
                <w:t xml:space="preserve">upport, </w:t>
              </w:r>
            </w:ins>
            <w:ins w:id="168" w:author="jim" w:date="2018-09-17T20:08:00Z">
              <w:r>
                <w:t xml:space="preserve">a Data Scientist, </w:t>
              </w:r>
            </w:ins>
            <w:ins w:id="169" w:author="jim" w:date="2018-09-17T20:07:00Z">
              <w:r>
                <w:t>and UX team members</w:t>
              </w:r>
            </w:ins>
            <w:ins w:id="170" w:author="jim" w:date="2018-09-17T20:12:00Z">
              <w:r w:rsidR="001E02D0">
                <w:t xml:space="preserve"> that </w:t>
              </w:r>
            </w:ins>
            <w:ins w:id="171" w:author="jim" w:date="2018-09-17T20:04:00Z">
              <w:r>
                <w:t>utiliz</w:t>
              </w:r>
            </w:ins>
            <w:ins w:id="172" w:author="jim" w:date="2018-09-17T20:09:00Z">
              <w:r w:rsidR="00CD1DED">
                <w:t>e</w:t>
              </w:r>
            </w:ins>
            <w:ins w:id="173" w:author="jim" w:date="2018-09-17T20:04:00Z">
              <w:r>
                <w:t xml:space="preserve"> resources cross functionally f</w:t>
              </w:r>
            </w:ins>
            <w:ins w:id="174" w:author="jim" w:date="2018-09-17T20:05:00Z">
              <w:r>
                <w:t xml:space="preserve">rom the </w:t>
              </w:r>
            </w:ins>
            <w:ins w:id="175" w:author="jim" w:date="2018-09-17T20:04:00Z">
              <w:r>
                <w:t>Data Warehouse</w:t>
              </w:r>
            </w:ins>
            <w:ins w:id="176" w:author="jim" w:date="2018-09-17T20:08:00Z">
              <w:r>
                <w:t xml:space="preserve"> </w:t>
              </w:r>
            </w:ins>
            <w:ins w:id="177" w:author="jim" w:date="2018-09-17T20:05:00Z">
              <w:r>
                <w:t>team.</w:t>
              </w:r>
            </w:ins>
            <w:ins w:id="178" w:author="jim" w:date="2018-09-17T20:22:00Z">
              <w:r w:rsidR="00B372DD">
                <w:t xml:space="preserve">  Each team is responsible to</w:t>
              </w:r>
            </w:ins>
            <w:ins w:id="179" w:author="jim" w:date="2018-09-17T20:23:00Z">
              <w:r w:rsidR="00B372DD">
                <w:t xml:space="preserve"> receive approval of their Quarterly goals by the Head of Operations and approval from the Data Warehouse team.  With the approval of the</w:t>
              </w:r>
            </w:ins>
            <w:ins w:id="180" w:author="jim" w:date="2018-09-18T20:21:00Z">
              <w:r w:rsidR="003C6CBB">
                <w:t>ir</w:t>
              </w:r>
            </w:ins>
            <w:ins w:id="181" w:author="jim" w:date="2018-09-17T20:23:00Z">
              <w:r w:rsidR="00B372DD">
                <w:t xml:space="preserve"> </w:t>
              </w:r>
            </w:ins>
            <w:ins w:id="182" w:author="jim" w:date="2018-09-17T20:24:00Z">
              <w:r w:rsidR="00B372DD">
                <w:t xml:space="preserve">goals, each team is responsible to execute them </w:t>
              </w:r>
            </w:ins>
            <w:ins w:id="183" w:author="jim" w:date="2018-09-18T20:22:00Z">
              <w:r w:rsidR="003C6CBB">
                <w:t>throughout the following</w:t>
              </w:r>
            </w:ins>
            <w:ins w:id="184" w:author="jim" w:date="2018-09-17T20:24:00Z">
              <w:r w:rsidR="00B372DD">
                <w:t xml:space="preserve"> Quarter.  All projects roll into monthly Android application releases.</w:t>
              </w:r>
            </w:ins>
          </w:p>
          <w:p w14:paraId="10138C3D" w14:textId="58F7CC36" w:rsidR="0046125B" w:rsidRDefault="0046125B" w:rsidP="00204687">
            <w:pPr>
              <w:rPr>
                <w:ins w:id="185" w:author="jim" w:date="2018-09-18T17:23:00Z"/>
              </w:rPr>
            </w:pPr>
          </w:p>
          <w:p w14:paraId="638A49E2" w14:textId="60092686" w:rsidR="008D419D" w:rsidRDefault="0046125B" w:rsidP="00204687">
            <w:pPr>
              <w:rPr>
                <w:ins w:id="186" w:author="jim" w:date="2018-09-18T20:08:00Z"/>
              </w:rPr>
            </w:pPr>
            <w:ins w:id="187" w:author="jim" w:date="2018-09-18T17:23:00Z">
              <w:r>
                <w:t>With regard to User pers</w:t>
              </w:r>
            </w:ins>
            <w:ins w:id="188" w:author="jim" w:date="2018-09-18T17:24:00Z">
              <w:r>
                <w:t xml:space="preserve">onalization, </w:t>
              </w:r>
            </w:ins>
            <w:ins w:id="189" w:author="jim" w:date="2018-09-18T17:25:00Z">
              <w:r>
                <w:t>a rec</w:t>
              </w:r>
            </w:ins>
            <w:ins w:id="190" w:author="jim" w:date="2018-09-18T17:26:00Z">
              <w:r>
                <w:t xml:space="preserve">ent internal survey to </w:t>
              </w:r>
            </w:ins>
            <w:ins w:id="191" w:author="jim" w:date="2018-09-18T17:28:00Z">
              <w:r>
                <w:t xml:space="preserve">existing </w:t>
              </w:r>
            </w:ins>
            <w:ins w:id="192" w:author="jim" w:date="2018-09-18T17:26:00Z">
              <w:r>
                <w:t>Users identified that 5</w:t>
              </w:r>
            </w:ins>
            <w:ins w:id="193" w:author="jim" w:date="2018-09-18T17:29:00Z">
              <w:r w:rsidR="00136BB1">
                <w:t>2</w:t>
              </w:r>
            </w:ins>
            <w:ins w:id="194" w:author="jim" w:date="2018-09-18T17:26:00Z">
              <w:r>
                <w:t xml:space="preserve">% of the responding Users stated their two </w:t>
              </w:r>
            </w:ins>
            <w:ins w:id="195" w:author="jim" w:date="2018-09-18T20:08:00Z">
              <w:r w:rsidR="00E54358">
                <w:t xml:space="preserve">primary </w:t>
              </w:r>
            </w:ins>
            <w:ins w:id="196" w:author="jim" w:date="2018-09-18T20:20:00Z">
              <w:r w:rsidR="001B0526">
                <w:t xml:space="preserve">(and similar) </w:t>
              </w:r>
            </w:ins>
            <w:ins w:id="197" w:author="jim" w:date="2018-09-18T17:26:00Z">
              <w:r>
                <w:t xml:space="preserve">complaints </w:t>
              </w:r>
            </w:ins>
            <w:ins w:id="198" w:author="jim" w:date="2018-09-18T17:30:00Z">
              <w:r w:rsidR="003B6BE9">
                <w:t>of Zedge are</w:t>
              </w:r>
            </w:ins>
            <w:ins w:id="199" w:author="jim" w:date="2018-09-18T17:26:00Z">
              <w:r>
                <w:t xml:space="preserve">: </w:t>
              </w:r>
            </w:ins>
          </w:p>
          <w:p w14:paraId="2269A89A" w14:textId="77777777" w:rsidR="008D419D" w:rsidRDefault="008D419D" w:rsidP="00204687">
            <w:pPr>
              <w:rPr>
                <w:ins w:id="200" w:author="jim" w:date="2018-09-18T20:08:00Z"/>
              </w:rPr>
            </w:pPr>
          </w:p>
          <w:p w14:paraId="10BD21D6" w14:textId="45C14848" w:rsidR="008D419D" w:rsidRDefault="0046125B" w:rsidP="008D419D">
            <w:pPr>
              <w:pStyle w:val="ListParagraph"/>
              <w:numPr>
                <w:ilvl w:val="0"/>
                <w:numId w:val="8"/>
              </w:numPr>
              <w:rPr>
                <w:ins w:id="201" w:author="jim" w:date="2018-09-18T20:09:00Z"/>
              </w:rPr>
            </w:pPr>
            <w:ins w:id="202" w:author="jim" w:date="2018-09-18T17:24:00Z">
              <w:r>
                <w:t xml:space="preserve">lack of ability to find </w:t>
              </w:r>
            </w:ins>
            <w:ins w:id="203" w:author="jim" w:date="2018-09-18T17:25:00Z">
              <w:r>
                <w:t xml:space="preserve">the content </w:t>
              </w:r>
            </w:ins>
            <w:ins w:id="204" w:author="jim" w:date="2018-09-18T17:24:00Z">
              <w:r>
                <w:t>the</w:t>
              </w:r>
            </w:ins>
            <w:ins w:id="205" w:author="jim" w:date="2018-09-18T17:29:00Z">
              <w:r w:rsidR="00136BB1">
                <w:t xml:space="preserve"> content they are looking for</w:t>
              </w:r>
            </w:ins>
          </w:p>
          <w:p w14:paraId="7488A264" w14:textId="65EE52E0" w:rsidR="008D419D" w:rsidRDefault="008D419D" w:rsidP="008D419D">
            <w:pPr>
              <w:pStyle w:val="ListParagraph"/>
              <w:numPr>
                <w:ilvl w:val="0"/>
                <w:numId w:val="8"/>
              </w:numPr>
              <w:rPr>
                <w:ins w:id="206" w:author="jim" w:date="2018-09-18T20:10:00Z"/>
              </w:rPr>
            </w:pPr>
            <w:ins w:id="207" w:author="jim" w:date="2018-09-18T20:09:00Z">
              <w:r>
                <w:t>inadequate</w:t>
              </w:r>
            </w:ins>
            <w:ins w:id="208" w:author="jim" w:date="2018-09-18T17:24:00Z">
              <w:r w:rsidR="0046125B">
                <w:t xml:space="preserve"> Search process </w:t>
              </w:r>
            </w:ins>
            <w:ins w:id="209" w:author="jim" w:date="2018-09-18T20:09:00Z">
              <w:r>
                <w:t>to locate content</w:t>
              </w:r>
            </w:ins>
          </w:p>
          <w:p w14:paraId="4C6727D3" w14:textId="77777777" w:rsidR="008D419D" w:rsidRDefault="008D419D" w:rsidP="008D419D">
            <w:pPr>
              <w:rPr>
                <w:ins w:id="210" w:author="jim" w:date="2018-09-18T20:10:00Z"/>
              </w:rPr>
            </w:pPr>
          </w:p>
          <w:p w14:paraId="57989CFC" w14:textId="0B9E2110" w:rsidR="006D6568" w:rsidRDefault="008D419D" w:rsidP="008D419D">
            <w:pPr>
              <w:rPr>
                <w:ins w:id="211" w:author="jim" w:date="2018-09-18T17:31:00Z"/>
              </w:rPr>
              <w:pPrChange w:id="212" w:author="jim" w:date="2018-09-18T20:09:00Z">
                <w:pPr/>
              </w:pPrChange>
            </w:pPr>
            <w:ins w:id="213" w:author="jim" w:date="2018-09-18T20:09:00Z">
              <w:r>
                <w:t>O</w:t>
              </w:r>
            </w:ins>
            <w:ins w:id="214" w:author="jim" w:date="2018-09-18T17:26:00Z">
              <w:r w:rsidR="0046125B">
                <w:t xml:space="preserve">f these Users, 65% </w:t>
              </w:r>
            </w:ins>
            <w:ins w:id="215" w:author="jim" w:date="2018-09-18T17:27:00Z">
              <w:r w:rsidR="0046125B">
                <w:t>communicated they would utilize Zedge more</w:t>
              </w:r>
            </w:ins>
            <w:ins w:id="216" w:author="jim" w:date="2018-09-18T17:28:00Z">
              <w:r w:rsidR="0046125B">
                <w:t xml:space="preserve"> often</w:t>
              </w:r>
            </w:ins>
            <w:ins w:id="217" w:author="jim" w:date="2018-09-18T17:27:00Z">
              <w:r w:rsidR="0046125B">
                <w:t xml:space="preserve"> if these areas of Zedge were improved. </w:t>
              </w:r>
            </w:ins>
            <w:ins w:id="218" w:author="jim" w:date="2018-09-18T17:31:00Z">
              <w:r w:rsidR="003B6BE9">
                <w:t xml:space="preserve">  </w:t>
              </w:r>
            </w:ins>
          </w:p>
          <w:p w14:paraId="0023D0BA" w14:textId="77777777" w:rsidR="003B6BE9" w:rsidRDefault="003B6BE9" w:rsidP="00204687">
            <w:pPr>
              <w:rPr>
                <w:ins w:id="219" w:author="jim" w:date="2018-09-16T20:02:00Z"/>
              </w:rPr>
            </w:pPr>
          </w:p>
          <w:p w14:paraId="24F02394" w14:textId="40161CEF" w:rsidR="00204687" w:rsidRPr="001E4FC2" w:rsidRDefault="00204687">
            <w:pPr>
              <w:rPr>
                <w:rPrChange w:id="220" w:author="jim" w:date="2018-09-17T19:51:00Z">
                  <w:rPr>
                    <w:sz w:val="21"/>
                    <w:szCs w:val="21"/>
                  </w:rPr>
                </w:rPrChange>
              </w:rPr>
              <w:pPrChange w:id="221" w:author="jim" w:date="2018-09-17T19:51:00Z">
                <w:pPr>
                  <w:pStyle w:val="NormalWeb"/>
                  <w:spacing w:before="0" w:beforeAutospacing="0" w:after="240" w:afterAutospacing="0"/>
                </w:pPr>
              </w:pPrChange>
            </w:pPr>
            <w:ins w:id="222" w:author="jim" w:date="2018-09-16T20:02:00Z">
              <w:r>
                <w:t>Zedge</w:t>
              </w:r>
            </w:ins>
            <w:ins w:id="223" w:author="jim" w:date="2018-09-17T19:50:00Z">
              <w:r w:rsidR="001E4FC2">
                <w:t xml:space="preserve">, </w:t>
              </w:r>
            </w:ins>
            <w:ins w:id="224" w:author="jim" w:date="2018-09-18T20:10:00Z">
              <w:r w:rsidR="008D419D">
                <w:t xml:space="preserve">in its infancy, </w:t>
              </w:r>
            </w:ins>
            <w:ins w:id="225" w:author="jim" w:date="2018-09-16T20:02:00Z">
              <w:r>
                <w:t xml:space="preserve">was a niche market innovator within its industry category.  As a result of being an early innovator in its industry category, it was successfully acquired by a family owned telecommunications company.  However, the telecommunications company ran its business based on a cost leadership model and assumed this approach onto Zedge. In retrospect, there has been an overarching conflict with our parent company selecting this approach onto a growing, niche startup that was an early innovator in its industry category.  Managing costs and being required to achieve high margins in the early </w:t>
              </w:r>
            </w:ins>
            <w:ins w:id="226" w:author="jim" w:date="2018-09-18T20:11:00Z">
              <w:r w:rsidR="008D419D">
                <w:t xml:space="preserve">stages of </w:t>
              </w:r>
              <w:proofErr w:type="spellStart"/>
              <w:r w:rsidR="008D419D">
                <w:t>Zedge’s</w:t>
              </w:r>
              <w:proofErr w:type="spellEnd"/>
              <w:r w:rsidR="008D419D">
                <w:t xml:space="preserve"> growth </w:t>
              </w:r>
            </w:ins>
            <w:ins w:id="227" w:author="jim" w:date="2018-09-17T19:50:00Z">
              <w:r w:rsidR="001E4FC2">
                <w:t xml:space="preserve">have </w:t>
              </w:r>
            </w:ins>
            <w:ins w:id="228" w:author="jim" w:date="2018-09-16T20:02:00Z">
              <w:r>
                <w:t xml:space="preserve">not </w:t>
              </w:r>
            </w:ins>
            <w:ins w:id="229" w:author="jim" w:date="2018-09-17T19:50:00Z">
              <w:r w:rsidR="001E4FC2">
                <w:t xml:space="preserve">been </w:t>
              </w:r>
            </w:ins>
            <w:ins w:id="230" w:author="jim" w:date="2018-09-16T20:02:00Z">
              <w:r>
                <w:t xml:space="preserve">advantageous to advance </w:t>
              </w:r>
            </w:ins>
            <w:proofErr w:type="spellStart"/>
            <w:ins w:id="231" w:author="jim" w:date="2018-09-18T17:32:00Z">
              <w:r w:rsidR="003B6BE9">
                <w:t>Zedge’s</w:t>
              </w:r>
            </w:ins>
            <w:proofErr w:type="spellEnd"/>
            <w:ins w:id="232" w:author="jim" w:date="2018-09-16T20:02:00Z">
              <w:r>
                <w:t xml:space="preserve"> innovation</w:t>
              </w:r>
            </w:ins>
            <w:ins w:id="233" w:author="jim" w:date="2018-09-17T19:51:00Z">
              <w:r w:rsidR="001E4FC2">
                <w:t xml:space="preserve">, particularly in </w:t>
              </w:r>
            </w:ins>
            <w:ins w:id="234" w:author="jim" w:date="2018-09-17T20:13:00Z">
              <w:r w:rsidR="00F22A03">
                <w:t>reg</w:t>
              </w:r>
            </w:ins>
            <w:ins w:id="235" w:author="jim" w:date="2018-09-17T20:14:00Z">
              <w:r w:rsidR="00F22A03">
                <w:t xml:space="preserve">ard </w:t>
              </w:r>
            </w:ins>
            <w:ins w:id="236" w:author="jim" w:date="2018-09-17T19:51:00Z">
              <w:r w:rsidR="001E4FC2">
                <w:t>AI related projects.</w:t>
              </w:r>
            </w:ins>
            <w:ins w:id="237" w:author="jim" w:date="2018-09-18T17:32:00Z">
              <w:r w:rsidR="003B6BE9">
                <w:t xml:space="preserve"> </w:t>
              </w:r>
            </w:ins>
          </w:p>
          <w:p w14:paraId="31B90502" w14:textId="77777777" w:rsidR="003B6BE9" w:rsidRDefault="003B6BE9" w:rsidP="008C56B9">
            <w:pPr>
              <w:pStyle w:val="NormalWeb"/>
              <w:spacing w:before="0" w:beforeAutospacing="0" w:after="240" w:afterAutospacing="0"/>
              <w:jc w:val="both"/>
              <w:rPr>
                <w:ins w:id="238" w:author="jim" w:date="2018-09-18T17:30:00Z"/>
                <w:rFonts w:ascii="Arial" w:hAnsi="Arial" w:cs="Arial"/>
                <w:color w:val="000000"/>
                <w:sz w:val="21"/>
                <w:szCs w:val="21"/>
              </w:rPr>
            </w:pPr>
          </w:p>
          <w:p w14:paraId="348D4033" w14:textId="188B43E9" w:rsidR="00F22A03" w:rsidRPr="00093C47" w:rsidRDefault="00F22A03" w:rsidP="008C56B9">
            <w:pPr>
              <w:pStyle w:val="NormalWeb"/>
              <w:spacing w:before="0" w:beforeAutospacing="0" w:after="240" w:afterAutospacing="0"/>
              <w:jc w:val="both"/>
              <w:rPr>
                <w:rFonts w:ascii="Arial" w:hAnsi="Arial" w:cs="Arial"/>
                <w:color w:val="000000"/>
                <w:sz w:val="21"/>
                <w:szCs w:val="21"/>
              </w:rPr>
            </w:pPr>
            <w:proofErr w:type="spellStart"/>
            <w:ins w:id="239" w:author="jim" w:date="2018-09-17T20:15:00Z">
              <w:r>
                <w:rPr>
                  <w:rFonts w:ascii="Arial" w:hAnsi="Arial" w:cs="Arial"/>
                  <w:color w:val="000000"/>
                  <w:sz w:val="21"/>
                  <w:szCs w:val="21"/>
                </w:rPr>
                <w:t>Zedge</w:t>
              </w:r>
            </w:ins>
            <w:ins w:id="240" w:author="jim" w:date="2018-09-17T20:30:00Z">
              <w:r w:rsidR="00A82BCC">
                <w:rPr>
                  <w:rFonts w:ascii="Arial" w:hAnsi="Arial" w:cs="Arial"/>
                  <w:color w:val="000000"/>
                  <w:sz w:val="21"/>
                  <w:szCs w:val="21"/>
                </w:rPr>
                <w:t>’s</w:t>
              </w:r>
              <w:proofErr w:type="spellEnd"/>
              <w:r w:rsidR="00A82BCC">
                <w:rPr>
                  <w:rFonts w:ascii="Arial" w:hAnsi="Arial" w:cs="Arial"/>
                  <w:color w:val="000000"/>
                  <w:sz w:val="21"/>
                  <w:szCs w:val="21"/>
                </w:rPr>
                <w:t xml:space="preserve"> strength over its emerging and </w:t>
              </w:r>
            </w:ins>
            <w:ins w:id="241" w:author="jim" w:date="2018-09-17T20:15:00Z">
              <w:r>
                <w:rPr>
                  <w:rFonts w:ascii="Arial" w:hAnsi="Arial" w:cs="Arial"/>
                  <w:color w:val="000000"/>
                  <w:sz w:val="21"/>
                  <w:szCs w:val="21"/>
                </w:rPr>
                <w:t xml:space="preserve">current competitors </w:t>
              </w:r>
            </w:ins>
            <w:ins w:id="242" w:author="jim" w:date="2018-09-17T20:16:00Z">
              <w:r>
                <w:rPr>
                  <w:rFonts w:ascii="Arial" w:hAnsi="Arial" w:cs="Arial"/>
                  <w:color w:val="000000"/>
                  <w:sz w:val="21"/>
                  <w:szCs w:val="21"/>
                </w:rPr>
                <w:t xml:space="preserve">has </w:t>
              </w:r>
            </w:ins>
            <w:ins w:id="243" w:author="jim" w:date="2018-09-17T20:30:00Z">
              <w:r w:rsidR="00A82BCC">
                <w:rPr>
                  <w:rFonts w:ascii="Arial" w:hAnsi="Arial" w:cs="Arial"/>
                  <w:color w:val="000000"/>
                  <w:sz w:val="21"/>
                  <w:szCs w:val="21"/>
                </w:rPr>
                <w:t>been its</w:t>
              </w:r>
            </w:ins>
            <w:ins w:id="244" w:author="jim" w:date="2018-09-17T20:16:00Z">
              <w:r>
                <w:rPr>
                  <w:rFonts w:ascii="Arial" w:hAnsi="Arial" w:cs="Arial"/>
                  <w:color w:val="000000"/>
                  <w:sz w:val="21"/>
                  <w:szCs w:val="21"/>
                </w:rPr>
                <w:t xml:space="preserve"> </w:t>
              </w:r>
            </w:ins>
            <w:ins w:id="245" w:author="jim" w:date="2018-09-17T20:18:00Z">
              <w:r>
                <w:rPr>
                  <w:rFonts w:ascii="Arial" w:hAnsi="Arial" w:cs="Arial"/>
                  <w:color w:val="000000"/>
                  <w:sz w:val="21"/>
                  <w:szCs w:val="21"/>
                </w:rPr>
                <w:t xml:space="preserve">organically </w:t>
              </w:r>
            </w:ins>
            <w:ins w:id="246" w:author="jim" w:date="2018-09-17T20:31:00Z">
              <w:r w:rsidR="00A82BCC">
                <w:rPr>
                  <w:rFonts w:ascii="Arial" w:hAnsi="Arial" w:cs="Arial"/>
                  <w:color w:val="000000"/>
                  <w:sz w:val="21"/>
                  <w:szCs w:val="21"/>
                </w:rPr>
                <w:t xml:space="preserve">grown </w:t>
              </w:r>
            </w:ins>
            <w:ins w:id="247" w:author="jim" w:date="2018-09-17T20:15:00Z">
              <w:r>
                <w:rPr>
                  <w:rFonts w:ascii="Arial" w:hAnsi="Arial" w:cs="Arial"/>
                  <w:color w:val="000000"/>
                  <w:sz w:val="21"/>
                  <w:szCs w:val="21"/>
                </w:rPr>
                <w:t>35</w:t>
              </w:r>
            </w:ins>
            <w:ins w:id="248" w:author="jim" w:date="2018-09-17T20:16:00Z">
              <w:r>
                <w:rPr>
                  <w:rFonts w:ascii="Arial" w:hAnsi="Arial" w:cs="Arial"/>
                  <w:color w:val="000000"/>
                  <w:sz w:val="21"/>
                  <w:szCs w:val="21"/>
                </w:rPr>
                <w:t xml:space="preserve"> million</w:t>
              </w:r>
            </w:ins>
            <w:ins w:id="249" w:author="jim" w:date="2018-09-17T20:15:00Z">
              <w:r>
                <w:rPr>
                  <w:rFonts w:ascii="Arial" w:hAnsi="Arial" w:cs="Arial"/>
                  <w:color w:val="000000"/>
                  <w:sz w:val="21"/>
                  <w:szCs w:val="21"/>
                </w:rPr>
                <w:t xml:space="preserve"> monthly active Users</w:t>
              </w:r>
            </w:ins>
            <w:ins w:id="250" w:author="jim" w:date="2018-09-17T20:31:00Z">
              <w:r w:rsidR="00A82BCC">
                <w:rPr>
                  <w:rFonts w:ascii="Arial" w:hAnsi="Arial" w:cs="Arial"/>
                  <w:color w:val="000000"/>
                  <w:sz w:val="21"/>
                  <w:szCs w:val="21"/>
                </w:rPr>
                <w:t xml:space="preserve">, and its </w:t>
              </w:r>
            </w:ins>
            <w:ins w:id="251" w:author="jim" w:date="2018-09-17T20:32:00Z">
              <w:r w:rsidR="00A82BCC">
                <w:rPr>
                  <w:rFonts w:ascii="Arial" w:hAnsi="Arial" w:cs="Arial"/>
                  <w:color w:val="000000"/>
                  <w:sz w:val="21"/>
                  <w:szCs w:val="21"/>
                </w:rPr>
                <w:t xml:space="preserve">vast </w:t>
              </w:r>
            </w:ins>
            <w:ins w:id="252" w:author="jim" w:date="2018-09-17T20:31:00Z">
              <w:r w:rsidR="00A82BCC">
                <w:rPr>
                  <w:rFonts w:ascii="Arial" w:hAnsi="Arial" w:cs="Arial"/>
                  <w:color w:val="000000"/>
                  <w:sz w:val="21"/>
                  <w:szCs w:val="21"/>
                </w:rPr>
                <w:t>volume of diversified content.</w:t>
              </w:r>
            </w:ins>
            <w:ins w:id="253" w:author="jim" w:date="2018-09-17T20:16:00Z">
              <w:r>
                <w:rPr>
                  <w:rFonts w:ascii="Arial" w:hAnsi="Arial" w:cs="Arial"/>
                  <w:color w:val="000000"/>
                  <w:sz w:val="21"/>
                  <w:szCs w:val="21"/>
                </w:rPr>
                <w:t xml:space="preserve"> </w:t>
              </w:r>
            </w:ins>
            <w:ins w:id="254" w:author="jim" w:date="2018-09-17T20:31:00Z">
              <w:r w:rsidR="00A82BCC">
                <w:rPr>
                  <w:rFonts w:ascii="Arial" w:hAnsi="Arial" w:cs="Arial"/>
                  <w:color w:val="000000"/>
                  <w:sz w:val="21"/>
                  <w:szCs w:val="21"/>
                </w:rPr>
                <w:t xml:space="preserve"> </w:t>
              </w:r>
              <w:proofErr w:type="spellStart"/>
              <w:r w:rsidR="00A82BCC">
                <w:rPr>
                  <w:rFonts w:ascii="Arial" w:hAnsi="Arial" w:cs="Arial"/>
                  <w:color w:val="000000"/>
                  <w:sz w:val="21"/>
                  <w:szCs w:val="21"/>
                </w:rPr>
                <w:t>Zedge’s</w:t>
              </w:r>
              <w:proofErr w:type="spellEnd"/>
              <w:r w:rsidR="00A82BCC">
                <w:rPr>
                  <w:rFonts w:ascii="Arial" w:hAnsi="Arial" w:cs="Arial"/>
                  <w:color w:val="000000"/>
                  <w:sz w:val="21"/>
                  <w:szCs w:val="21"/>
                </w:rPr>
                <w:t xml:space="preserve"> competitive </w:t>
              </w:r>
            </w:ins>
            <w:ins w:id="255" w:author="jim" w:date="2018-09-17T20:32:00Z">
              <w:r w:rsidR="00A82BCC">
                <w:rPr>
                  <w:rFonts w:ascii="Arial" w:hAnsi="Arial" w:cs="Arial"/>
                  <w:color w:val="000000"/>
                  <w:sz w:val="21"/>
                  <w:szCs w:val="21"/>
                </w:rPr>
                <w:t xml:space="preserve">threats </w:t>
              </w:r>
            </w:ins>
            <w:ins w:id="256" w:author="jim" w:date="2018-09-17T20:31:00Z">
              <w:r w:rsidR="00A82BCC">
                <w:rPr>
                  <w:rFonts w:ascii="Arial" w:hAnsi="Arial" w:cs="Arial"/>
                  <w:color w:val="000000"/>
                  <w:sz w:val="21"/>
                  <w:szCs w:val="21"/>
                </w:rPr>
                <w:t xml:space="preserve">are </w:t>
              </w:r>
            </w:ins>
            <w:ins w:id="257" w:author="jim" w:date="2018-09-17T20:17:00Z">
              <w:r>
                <w:rPr>
                  <w:rFonts w:ascii="Arial" w:hAnsi="Arial" w:cs="Arial"/>
                  <w:color w:val="000000"/>
                  <w:sz w:val="21"/>
                  <w:szCs w:val="21"/>
                </w:rPr>
                <w:t>new</w:t>
              </w:r>
            </w:ins>
            <w:ins w:id="258" w:author="jim" w:date="2018-09-17T20:31:00Z">
              <w:r w:rsidR="00A82BCC">
                <w:rPr>
                  <w:rFonts w:ascii="Arial" w:hAnsi="Arial" w:cs="Arial"/>
                  <w:color w:val="000000"/>
                  <w:sz w:val="21"/>
                  <w:szCs w:val="21"/>
                </w:rPr>
                <w:t xml:space="preserve">, </w:t>
              </w:r>
            </w:ins>
            <w:ins w:id="259" w:author="jim" w:date="2018-09-17T20:32:00Z">
              <w:r w:rsidR="00A82BCC">
                <w:rPr>
                  <w:rFonts w:ascii="Arial" w:hAnsi="Arial" w:cs="Arial"/>
                  <w:color w:val="000000"/>
                  <w:sz w:val="21"/>
                  <w:szCs w:val="21"/>
                </w:rPr>
                <w:t xml:space="preserve">niched </w:t>
              </w:r>
            </w:ins>
            <w:ins w:id="260" w:author="jim" w:date="2018-09-17T20:17:00Z">
              <w:r>
                <w:rPr>
                  <w:rFonts w:ascii="Arial" w:hAnsi="Arial" w:cs="Arial"/>
                  <w:color w:val="000000"/>
                  <w:sz w:val="21"/>
                  <w:szCs w:val="21"/>
                </w:rPr>
                <w:t>competitors emerging with seed money that surpass</w:t>
              </w:r>
            </w:ins>
            <w:ins w:id="261" w:author="jim" w:date="2018-09-17T20:18:00Z">
              <w:r>
                <w:rPr>
                  <w:rFonts w:ascii="Arial" w:hAnsi="Arial" w:cs="Arial"/>
                  <w:color w:val="000000"/>
                  <w:sz w:val="21"/>
                  <w:szCs w:val="21"/>
                </w:rPr>
                <w:t>es</w:t>
              </w:r>
            </w:ins>
            <w:ins w:id="262" w:author="jim" w:date="2018-09-17T20:17:00Z">
              <w:r>
                <w:rPr>
                  <w:rFonts w:ascii="Arial" w:hAnsi="Arial" w:cs="Arial"/>
                  <w:color w:val="000000"/>
                  <w:sz w:val="21"/>
                  <w:szCs w:val="21"/>
                </w:rPr>
                <w:t xml:space="preserve"> </w:t>
              </w:r>
              <w:proofErr w:type="spellStart"/>
              <w:r>
                <w:rPr>
                  <w:rFonts w:ascii="Arial" w:hAnsi="Arial" w:cs="Arial"/>
                  <w:color w:val="000000"/>
                  <w:sz w:val="21"/>
                  <w:szCs w:val="21"/>
                </w:rPr>
                <w:t>Zedge’s</w:t>
              </w:r>
              <w:proofErr w:type="spellEnd"/>
              <w:r>
                <w:rPr>
                  <w:rFonts w:ascii="Arial" w:hAnsi="Arial" w:cs="Arial"/>
                  <w:color w:val="000000"/>
                  <w:sz w:val="21"/>
                  <w:szCs w:val="21"/>
                </w:rPr>
                <w:t xml:space="preserve"> annual revenue</w:t>
              </w:r>
            </w:ins>
            <w:ins w:id="263" w:author="jim" w:date="2018-09-17T20:33:00Z">
              <w:r w:rsidR="00A82BCC">
                <w:rPr>
                  <w:rFonts w:ascii="Arial" w:hAnsi="Arial" w:cs="Arial"/>
                  <w:color w:val="000000"/>
                  <w:sz w:val="21"/>
                  <w:szCs w:val="21"/>
                </w:rPr>
                <w:t xml:space="preserve">. </w:t>
              </w:r>
            </w:ins>
            <w:ins w:id="264" w:author="jim" w:date="2018-09-17T20:32:00Z">
              <w:r w:rsidR="00A82BCC">
                <w:rPr>
                  <w:rFonts w:ascii="Arial" w:hAnsi="Arial" w:cs="Arial"/>
                  <w:color w:val="000000"/>
                  <w:sz w:val="21"/>
                  <w:szCs w:val="21"/>
                </w:rPr>
                <w:t xml:space="preserve"> </w:t>
              </w:r>
            </w:ins>
            <w:ins w:id="265" w:author="jim" w:date="2018-09-17T20:26:00Z">
              <w:r w:rsidR="00B372DD">
                <w:rPr>
                  <w:rFonts w:ascii="Arial" w:hAnsi="Arial" w:cs="Arial"/>
                  <w:color w:val="000000"/>
                  <w:sz w:val="21"/>
                  <w:szCs w:val="21"/>
                </w:rPr>
                <w:t xml:space="preserve">In addition, </w:t>
              </w:r>
            </w:ins>
            <w:ins w:id="266" w:author="jim" w:date="2018-09-17T20:28:00Z">
              <w:r w:rsidR="00B372DD">
                <w:rPr>
                  <w:rFonts w:ascii="Arial" w:hAnsi="Arial" w:cs="Arial"/>
                  <w:color w:val="000000"/>
                  <w:sz w:val="21"/>
                  <w:szCs w:val="21"/>
                </w:rPr>
                <w:t xml:space="preserve">competition for </w:t>
              </w:r>
            </w:ins>
            <w:ins w:id="267" w:author="jim" w:date="2018-09-17T20:26:00Z">
              <w:r w:rsidR="00B372DD">
                <w:rPr>
                  <w:rFonts w:ascii="Arial" w:hAnsi="Arial" w:cs="Arial"/>
                  <w:color w:val="000000"/>
                  <w:sz w:val="21"/>
                  <w:szCs w:val="21"/>
                </w:rPr>
                <w:t xml:space="preserve">User time spent on </w:t>
              </w:r>
              <w:r w:rsidR="00B372DD">
                <w:rPr>
                  <w:rFonts w:ascii="Arial" w:hAnsi="Arial" w:cs="Arial"/>
                  <w:color w:val="000000"/>
                  <w:sz w:val="21"/>
                  <w:szCs w:val="21"/>
                </w:rPr>
                <w:lastRenderedPageBreak/>
                <w:t>phones</w:t>
              </w:r>
            </w:ins>
            <w:ins w:id="268" w:author="jim" w:date="2018-09-17T20:28:00Z">
              <w:r w:rsidR="00B372DD">
                <w:rPr>
                  <w:rFonts w:ascii="Arial" w:hAnsi="Arial" w:cs="Arial"/>
                  <w:color w:val="000000"/>
                  <w:sz w:val="21"/>
                  <w:szCs w:val="21"/>
                </w:rPr>
                <w:t xml:space="preserve"> </w:t>
              </w:r>
            </w:ins>
            <w:ins w:id="269" w:author="jim" w:date="2018-09-17T20:26:00Z">
              <w:r w:rsidR="00B372DD">
                <w:rPr>
                  <w:rFonts w:ascii="Arial" w:hAnsi="Arial" w:cs="Arial"/>
                  <w:color w:val="000000"/>
                  <w:sz w:val="21"/>
                  <w:szCs w:val="21"/>
                </w:rPr>
                <w:t>co</w:t>
              </w:r>
            </w:ins>
            <w:ins w:id="270" w:author="jim" w:date="2018-09-17T20:27:00Z">
              <w:r w:rsidR="00B372DD">
                <w:rPr>
                  <w:rFonts w:ascii="Arial" w:hAnsi="Arial" w:cs="Arial"/>
                  <w:color w:val="000000"/>
                  <w:sz w:val="21"/>
                  <w:szCs w:val="21"/>
                </w:rPr>
                <w:t xml:space="preserve">ntinues to be </w:t>
              </w:r>
            </w:ins>
            <w:ins w:id="271" w:author="jim" w:date="2018-09-17T20:28:00Z">
              <w:r w:rsidR="00B372DD">
                <w:rPr>
                  <w:rFonts w:ascii="Arial" w:hAnsi="Arial" w:cs="Arial"/>
                  <w:color w:val="000000"/>
                  <w:sz w:val="21"/>
                  <w:szCs w:val="21"/>
                </w:rPr>
                <w:t xml:space="preserve">further </w:t>
              </w:r>
            </w:ins>
            <w:ins w:id="272" w:author="jim" w:date="2018-09-17T20:27:00Z">
              <w:r w:rsidR="00B372DD">
                <w:rPr>
                  <w:rFonts w:ascii="Arial" w:hAnsi="Arial" w:cs="Arial"/>
                  <w:color w:val="000000"/>
                  <w:sz w:val="21"/>
                  <w:szCs w:val="21"/>
                </w:rPr>
                <w:t xml:space="preserve">dominated by gaming, social media, </w:t>
              </w:r>
            </w:ins>
            <w:ins w:id="273" w:author="jim" w:date="2018-09-17T20:29:00Z">
              <w:r w:rsidR="00B372DD">
                <w:rPr>
                  <w:rFonts w:ascii="Arial" w:hAnsi="Arial" w:cs="Arial"/>
                  <w:color w:val="000000"/>
                  <w:sz w:val="21"/>
                  <w:szCs w:val="21"/>
                </w:rPr>
                <w:t xml:space="preserve">and </w:t>
              </w:r>
            </w:ins>
            <w:ins w:id="274" w:author="jim" w:date="2018-09-17T20:27:00Z">
              <w:r w:rsidR="00B372DD">
                <w:rPr>
                  <w:rFonts w:ascii="Arial" w:hAnsi="Arial" w:cs="Arial"/>
                  <w:color w:val="000000"/>
                  <w:sz w:val="21"/>
                  <w:szCs w:val="21"/>
                </w:rPr>
                <w:t>text messag</w:t>
              </w:r>
            </w:ins>
            <w:ins w:id="275" w:author="jim" w:date="2018-09-17T20:28:00Z">
              <w:r w:rsidR="00B372DD">
                <w:rPr>
                  <w:rFonts w:ascii="Arial" w:hAnsi="Arial" w:cs="Arial"/>
                  <w:color w:val="000000"/>
                  <w:sz w:val="21"/>
                  <w:szCs w:val="21"/>
                </w:rPr>
                <w:t>e apps</w:t>
              </w:r>
            </w:ins>
            <w:ins w:id="276" w:author="jim" w:date="2018-09-17T20:34:00Z">
              <w:r w:rsidR="00A82BCC">
                <w:rPr>
                  <w:rFonts w:ascii="Arial" w:hAnsi="Arial" w:cs="Arial"/>
                  <w:color w:val="000000"/>
                  <w:sz w:val="21"/>
                  <w:szCs w:val="21"/>
                </w:rPr>
                <w:t>.</w:t>
              </w:r>
            </w:ins>
          </w:p>
        </w:tc>
      </w:tr>
      <w:tr w:rsidR="00614F11" w:rsidRPr="00093C47" w14:paraId="409D54A7" w14:textId="77777777" w:rsidTr="00614F11">
        <w:tc>
          <w:tcPr>
            <w:tcW w:w="8296" w:type="dxa"/>
          </w:tcPr>
          <w:p w14:paraId="7E2B4B05" w14:textId="77777777" w:rsidR="00614F11" w:rsidRPr="00093C47" w:rsidRDefault="00614F11" w:rsidP="008C56B9">
            <w:pPr>
              <w:pStyle w:val="Heading3"/>
              <w:outlineLvl w:val="2"/>
              <w:rPr>
                <w:lang w:val="en-US"/>
              </w:rPr>
            </w:pPr>
            <w:r w:rsidRPr="00093C47">
              <w:rPr>
                <w:lang w:val="en-US"/>
              </w:rPr>
              <w:lastRenderedPageBreak/>
              <w:t>Proposed initiative</w:t>
            </w:r>
          </w:p>
          <w:p w14:paraId="68E9FA23" w14:textId="7FCFC8AA"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 xml:space="preserve">Outline your proposed initiative for using AI in your chosen organization </w:t>
            </w:r>
            <w:r w:rsidR="008C56B9" w:rsidRPr="00093C47">
              <w:rPr>
                <w:rFonts w:ascii="Arial" w:hAnsi="Arial" w:cs="Arial"/>
                <w:color w:val="000000"/>
                <w:sz w:val="21"/>
                <w:szCs w:val="21"/>
              </w:rPr>
              <w:t>to</w:t>
            </w:r>
            <w:r w:rsidRPr="00093C47">
              <w:rPr>
                <w:rFonts w:ascii="Arial" w:hAnsi="Arial" w:cs="Arial"/>
                <w:color w:val="000000"/>
                <w:sz w:val="21"/>
                <w:szCs w:val="21"/>
              </w:rPr>
              <w:t xml:space="preserve"> achieve competitive advantage.</w:t>
            </w:r>
            <w:r w:rsidR="008C56B9" w:rsidRPr="00093C47">
              <w:rPr>
                <w:rFonts w:ascii="Arial" w:hAnsi="Arial" w:cs="Arial"/>
                <w:color w:val="000000"/>
                <w:sz w:val="21"/>
                <w:szCs w:val="21"/>
              </w:rPr>
              <w:t xml:space="preserve"> (Max. </w:t>
            </w:r>
            <w:r w:rsidRPr="00093C47">
              <w:rPr>
                <w:rFonts w:ascii="Arial" w:hAnsi="Arial" w:cs="Arial"/>
                <w:color w:val="000000"/>
                <w:sz w:val="21"/>
                <w:szCs w:val="21"/>
              </w:rPr>
              <w:t>800 words.</w:t>
            </w:r>
            <w:r w:rsidR="008C56B9" w:rsidRPr="00093C47">
              <w:rPr>
                <w:rFonts w:ascii="Arial" w:hAnsi="Arial" w:cs="Arial"/>
                <w:color w:val="000000"/>
                <w:sz w:val="21"/>
                <w:szCs w:val="21"/>
              </w:rPr>
              <w:t>)</w:t>
            </w:r>
          </w:p>
          <w:p w14:paraId="732E0227" w14:textId="77777777"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Start writing here:</w:t>
            </w:r>
          </w:p>
          <w:p w14:paraId="1ACD75EA" w14:textId="2FFB4AD9" w:rsidR="00204687" w:rsidRDefault="00CF4A71" w:rsidP="00204687">
            <w:pPr>
              <w:pStyle w:val="NormalWeb"/>
              <w:spacing w:before="0" w:beforeAutospacing="0" w:after="240" w:afterAutospacing="0"/>
              <w:jc w:val="both"/>
              <w:rPr>
                <w:ins w:id="277" w:author="jim" w:date="2018-09-18T17:14:00Z"/>
                <w:rFonts w:ascii="Arial" w:hAnsi="Arial" w:cs="Arial"/>
                <w:color w:val="000000"/>
                <w:sz w:val="21"/>
                <w:szCs w:val="21"/>
              </w:rPr>
            </w:pPr>
            <w:proofErr w:type="spellStart"/>
            <w:ins w:id="278" w:author="jim" w:date="2018-09-18T16:39:00Z">
              <w:r>
                <w:rPr>
                  <w:rFonts w:ascii="Arial" w:hAnsi="Arial" w:cs="Arial"/>
                  <w:color w:val="000000"/>
                  <w:sz w:val="21"/>
                  <w:szCs w:val="21"/>
                </w:rPr>
                <w:t>Zedge’s</w:t>
              </w:r>
              <w:proofErr w:type="spellEnd"/>
              <w:r>
                <w:rPr>
                  <w:rFonts w:ascii="Arial" w:hAnsi="Arial" w:cs="Arial"/>
                  <w:color w:val="000000"/>
                  <w:sz w:val="21"/>
                  <w:szCs w:val="21"/>
                </w:rPr>
                <w:t xml:space="preserve"> </w:t>
              </w:r>
            </w:ins>
            <w:ins w:id="279" w:author="jim" w:date="2018-09-18T16:55:00Z">
              <w:r w:rsidR="00FA765A">
                <w:rPr>
                  <w:rFonts w:ascii="Arial" w:hAnsi="Arial" w:cs="Arial"/>
                  <w:color w:val="000000"/>
                  <w:sz w:val="21"/>
                  <w:szCs w:val="21"/>
                </w:rPr>
                <w:t xml:space="preserve">company-wide </w:t>
              </w:r>
            </w:ins>
            <w:ins w:id="280" w:author="jim" w:date="2018-09-18T16:41:00Z">
              <w:r>
                <w:rPr>
                  <w:rFonts w:ascii="Arial" w:hAnsi="Arial" w:cs="Arial"/>
                  <w:color w:val="000000"/>
                  <w:sz w:val="21"/>
                  <w:szCs w:val="21"/>
                </w:rPr>
                <w:t xml:space="preserve">AI </w:t>
              </w:r>
            </w:ins>
            <w:ins w:id="281" w:author="jim" w:date="2018-09-18T16:39:00Z">
              <w:r>
                <w:rPr>
                  <w:rFonts w:ascii="Arial" w:hAnsi="Arial" w:cs="Arial"/>
                  <w:color w:val="000000"/>
                  <w:sz w:val="21"/>
                  <w:szCs w:val="21"/>
                </w:rPr>
                <w:t>initiative</w:t>
              </w:r>
            </w:ins>
            <w:ins w:id="282" w:author="jim" w:date="2018-09-18T16:41:00Z">
              <w:r>
                <w:rPr>
                  <w:rFonts w:ascii="Arial" w:hAnsi="Arial" w:cs="Arial"/>
                  <w:color w:val="000000"/>
                  <w:sz w:val="21"/>
                  <w:szCs w:val="21"/>
                </w:rPr>
                <w:t xml:space="preserve"> </w:t>
              </w:r>
            </w:ins>
            <w:ins w:id="283" w:author="jim" w:date="2018-09-18T16:39:00Z">
              <w:r>
                <w:rPr>
                  <w:rFonts w:ascii="Arial" w:hAnsi="Arial" w:cs="Arial"/>
                  <w:color w:val="000000"/>
                  <w:sz w:val="21"/>
                  <w:szCs w:val="21"/>
                </w:rPr>
                <w:t xml:space="preserve">will be to 1) personalize content for New Users </w:t>
              </w:r>
            </w:ins>
            <w:ins w:id="284" w:author="jim" w:date="2018-09-18T16:44:00Z">
              <w:r>
                <w:rPr>
                  <w:rFonts w:ascii="Arial" w:hAnsi="Arial" w:cs="Arial"/>
                  <w:color w:val="000000"/>
                  <w:sz w:val="21"/>
                  <w:szCs w:val="21"/>
                </w:rPr>
                <w:t>d</w:t>
              </w:r>
            </w:ins>
            <w:ins w:id="285" w:author="jim" w:date="2018-09-18T16:45:00Z">
              <w:r>
                <w:rPr>
                  <w:rFonts w:ascii="Arial" w:hAnsi="Arial" w:cs="Arial"/>
                  <w:color w:val="000000"/>
                  <w:sz w:val="21"/>
                  <w:szCs w:val="21"/>
                </w:rPr>
                <w:t>uring their fi</w:t>
              </w:r>
            </w:ins>
            <w:ins w:id="286" w:author="jim" w:date="2018-09-18T16:46:00Z">
              <w:r>
                <w:rPr>
                  <w:rFonts w:ascii="Arial" w:hAnsi="Arial" w:cs="Arial"/>
                  <w:color w:val="000000"/>
                  <w:sz w:val="21"/>
                  <w:szCs w:val="21"/>
                </w:rPr>
                <w:t>r</w:t>
              </w:r>
            </w:ins>
            <w:ins w:id="287" w:author="jim" w:date="2018-09-18T16:45:00Z">
              <w:r>
                <w:rPr>
                  <w:rFonts w:ascii="Arial" w:hAnsi="Arial" w:cs="Arial"/>
                  <w:color w:val="000000"/>
                  <w:sz w:val="21"/>
                  <w:szCs w:val="21"/>
                </w:rPr>
                <w:t xml:space="preserve">st </w:t>
              </w:r>
            </w:ins>
            <w:ins w:id="288" w:author="jim" w:date="2018-09-18T17:03:00Z">
              <w:r w:rsidR="002D5E29">
                <w:rPr>
                  <w:rFonts w:ascii="Arial" w:hAnsi="Arial" w:cs="Arial"/>
                  <w:color w:val="000000"/>
                  <w:sz w:val="21"/>
                  <w:szCs w:val="21"/>
                </w:rPr>
                <w:t>visit</w:t>
              </w:r>
            </w:ins>
            <w:ins w:id="289" w:author="jim" w:date="2018-09-18T16:45:00Z">
              <w:r>
                <w:rPr>
                  <w:rFonts w:ascii="Arial" w:hAnsi="Arial" w:cs="Arial"/>
                  <w:color w:val="000000"/>
                  <w:sz w:val="21"/>
                  <w:szCs w:val="21"/>
                </w:rPr>
                <w:t xml:space="preserve"> </w:t>
              </w:r>
            </w:ins>
            <w:ins w:id="290" w:author="jim" w:date="2018-09-18T16:39:00Z">
              <w:r>
                <w:rPr>
                  <w:rFonts w:ascii="Arial" w:hAnsi="Arial" w:cs="Arial"/>
                  <w:color w:val="000000"/>
                  <w:sz w:val="21"/>
                  <w:szCs w:val="21"/>
                </w:rPr>
                <w:t>and 2) personalize con</w:t>
              </w:r>
            </w:ins>
            <w:ins w:id="291" w:author="jim" w:date="2018-09-18T16:40:00Z">
              <w:r>
                <w:rPr>
                  <w:rFonts w:ascii="Arial" w:hAnsi="Arial" w:cs="Arial"/>
                  <w:color w:val="000000"/>
                  <w:sz w:val="21"/>
                  <w:szCs w:val="21"/>
                </w:rPr>
                <w:t xml:space="preserve">tent </w:t>
              </w:r>
            </w:ins>
            <w:ins w:id="292" w:author="jim" w:date="2018-09-18T16:45:00Z">
              <w:r>
                <w:rPr>
                  <w:rFonts w:ascii="Arial" w:hAnsi="Arial" w:cs="Arial"/>
                  <w:color w:val="000000"/>
                  <w:sz w:val="21"/>
                  <w:szCs w:val="21"/>
                </w:rPr>
                <w:t>for returning</w:t>
              </w:r>
            </w:ins>
            <w:ins w:id="293" w:author="jim" w:date="2018-09-18T16:40:00Z">
              <w:r>
                <w:rPr>
                  <w:rFonts w:ascii="Arial" w:hAnsi="Arial" w:cs="Arial"/>
                  <w:color w:val="000000"/>
                  <w:sz w:val="21"/>
                  <w:szCs w:val="21"/>
                </w:rPr>
                <w:t xml:space="preserve"> Users</w:t>
              </w:r>
            </w:ins>
            <w:ins w:id="294" w:author="jim" w:date="2018-09-18T16:45:00Z">
              <w:r>
                <w:rPr>
                  <w:rFonts w:ascii="Arial" w:hAnsi="Arial" w:cs="Arial"/>
                  <w:color w:val="000000"/>
                  <w:sz w:val="21"/>
                  <w:szCs w:val="21"/>
                </w:rPr>
                <w:t xml:space="preserve">.  </w:t>
              </w:r>
            </w:ins>
            <w:ins w:id="295" w:author="jim" w:date="2018-09-18T16:56:00Z">
              <w:r w:rsidR="00FA765A">
                <w:rPr>
                  <w:rFonts w:ascii="Arial" w:hAnsi="Arial" w:cs="Arial"/>
                  <w:color w:val="000000"/>
                  <w:sz w:val="21"/>
                  <w:szCs w:val="21"/>
                </w:rPr>
                <w:t>A</w:t>
              </w:r>
            </w:ins>
            <w:ins w:id="296" w:author="jim" w:date="2018-09-18T16:53:00Z">
              <w:r w:rsidR="00FA765A">
                <w:rPr>
                  <w:rFonts w:ascii="Arial" w:hAnsi="Arial" w:cs="Arial"/>
                  <w:color w:val="000000"/>
                  <w:sz w:val="21"/>
                  <w:szCs w:val="21"/>
                </w:rPr>
                <w:t xml:space="preserve">utomated, </w:t>
              </w:r>
            </w:ins>
            <w:ins w:id="297" w:author="jim" w:date="2018-09-18T16:52:00Z">
              <w:r w:rsidR="00FA765A">
                <w:rPr>
                  <w:rFonts w:ascii="Arial" w:hAnsi="Arial" w:cs="Arial"/>
                  <w:color w:val="000000"/>
                  <w:sz w:val="21"/>
                  <w:szCs w:val="21"/>
                </w:rPr>
                <w:t>a</w:t>
              </w:r>
            </w:ins>
            <w:ins w:id="298" w:author="jim" w:date="2018-09-18T16:53:00Z">
              <w:r w:rsidR="00FA765A">
                <w:rPr>
                  <w:rFonts w:ascii="Arial" w:hAnsi="Arial" w:cs="Arial"/>
                  <w:color w:val="000000"/>
                  <w:sz w:val="21"/>
                  <w:szCs w:val="21"/>
                </w:rPr>
                <w:t xml:space="preserve">ccessible, and </w:t>
              </w:r>
            </w:ins>
            <w:ins w:id="299" w:author="jim" w:date="2018-09-18T16:52:00Z">
              <w:r w:rsidR="00FA765A">
                <w:rPr>
                  <w:rFonts w:ascii="Arial" w:hAnsi="Arial" w:cs="Arial"/>
                  <w:color w:val="000000"/>
                  <w:sz w:val="21"/>
                  <w:szCs w:val="21"/>
                </w:rPr>
                <w:t xml:space="preserve">dynamic User profiles </w:t>
              </w:r>
            </w:ins>
            <w:ins w:id="300" w:author="jim" w:date="2018-09-18T16:53:00Z">
              <w:r w:rsidR="00FA765A">
                <w:rPr>
                  <w:rFonts w:ascii="Arial" w:hAnsi="Arial" w:cs="Arial"/>
                  <w:color w:val="000000"/>
                  <w:sz w:val="21"/>
                  <w:szCs w:val="21"/>
                </w:rPr>
                <w:t>w</w:t>
              </w:r>
            </w:ins>
            <w:ins w:id="301" w:author="jim" w:date="2018-09-18T16:54:00Z">
              <w:r w:rsidR="00FA765A">
                <w:rPr>
                  <w:rFonts w:ascii="Arial" w:hAnsi="Arial" w:cs="Arial"/>
                  <w:color w:val="000000"/>
                  <w:sz w:val="21"/>
                  <w:szCs w:val="21"/>
                </w:rPr>
                <w:t xml:space="preserve">ill be </w:t>
              </w:r>
            </w:ins>
            <w:ins w:id="302" w:author="jim" w:date="2018-09-18T17:04:00Z">
              <w:r w:rsidR="002D5E29">
                <w:rPr>
                  <w:rFonts w:ascii="Arial" w:hAnsi="Arial" w:cs="Arial"/>
                  <w:color w:val="000000"/>
                  <w:sz w:val="21"/>
                  <w:szCs w:val="21"/>
                </w:rPr>
                <w:t>created and</w:t>
              </w:r>
            </w:ins>
            <w:ins w:id="303" w:author="jim" w:date="2018-09-18T17:43:00Z">
              <w:r w:rsidR="009C4FFB">
                <w:rPr>
                  <w:rFonts w:ascii="Arial" w:hAnsi="Arial" w:cs="Arial"/>
                  <w:color w:val="000000"/>
                  <w:sz w:val="21"/>
                  <w:szCs w:val="21"/>
                </w:rPr>
                <w:t xml:space="preserve"> then</w:t>
              </w:r>
            </w:ins>
            <w:ins w:id="304" w:author="jim" w:date="2018-09-18T17:04:00Z">
              <w:r w:rsidR="002D5E29">
                <w:rPr>
                  <w:rFonts w:ascii="Arial" w:hAnsi="Arial" w:cs="Arial"/>
                  <w:color w:val="000000"/>
                  <w:sz w:val="21"/>
                  <w:szCs w:val="21"/>
                </w:rPr>
                <w:t xml:space="preserve"> </w:t>
              </w:r>
            </w:ins>
            <w:ins w:id="305" w:author="jim" w:date="2018-09-18T16:54:00Z">
              <w:r w:rsidR="00FA765A">
                <w:rPr>
                  <w:rFonts w:ascii="Arial" w:hAnsi="Arial" w:cs="Arial"/>
                  <w:color w:val="000000"/>
                  <w:sz w:val="21"/>
                  <w:szCs w:val="21"/>
                </w:rPr>
                <w:t>leveraged simultaneously across all departments</w:t>
              </w:r>
            </w:ins>
            <w:ins w:id="306" w:author="jim" w:date="2018-09-18T17:17:00Z">
              <w:r w:rsidR="005D56DA">
                <w:rPr>
                  <w:rFonts w:ascii="Arial" w:hAnsi="Arial" w:cs="Arial"/>
                  <w:color w:val="000000"/>
                  <w:sz w:val="21"/>
                  <w:szCs w:val="21"/>
                </w:rPr>
                <w:t>:</w:t>
              </w:r>
            </w:ins>
            <w:ins w:id="307" w:author="jim" w:date="2018-09-18T16:54:00Z">
              <w:r w:rsidR="00FA765A">
                <w:rPr>
                  <w:rFonts w:ascii="Arial" w:hAnsi="Arial" w:cs="Arial"/>
                  <w:color w:val="000000"/>
                  <w:sz w:val="21"/>
                  <w:szCs w:val="21"/>
                </w:rPr>
                <w:t xml:space="preserve"> </w:t>
              </w:r>
            </w:ins>
            <w:ins w:id="308" w:author="jim" w:date="2018-09-18T16:51:00Z">
              <w:r w:rsidR="00FA765A">
                <w:rPr>
                  <w:rFonts w:ascii="Arial" w:hAnsi="Arial" w:cs="Arial"/>
                  <w:color w:val="000000"/>
                  <w:sz w:val="21"/>
                  <w:szCs w:val="21"/>
                </w:rPr>
                <w:t xml:space="preserve">marketing, monetization, user journey, retention, and content discovery.  </w:t>
              </w:r>
            </w:ins>
            <w:ins w:id="309" w:author="jim" w:date="2018-09-18T17:04:00Z">
              <w:r w:rsidR="002D5E29">
                <w:rPr>
                  <w:rFonts w:ascii="Arial" w:hAnsi="Arial" w:cs="Arial"/>
                  <w:color w:val="000000"/>
                  <w:sz w:val="21"/>
                  <w:szCs w:val="21"/>
                </w:rPr>
                <w:t>E</w:t>
              </w:r>
            </w:ins>
            <w:ins w:id="310" w:author="jim" w:date="2018-09-18T16:51:00Z">
              <w:r w:rsidR="00FA765A">
                <w:rPr>
                  <w:rFonts w:ascii="Arial" w:hAnsi="Arial" w:cs="Arial"/>
                  <w:color w:val="000000"/>
                  <w:sz w:val="21"/>
                  <w:szCs w:val="21"/>
                </w:rPr>
                <w:t xml:space="preserve">ach team will </w:t>
              </w:r>
            </w:ins>
            <w:ins w:id="311" w:author="jim" w:date="2018-09-18T16:54:00Z">
              <w:r w:rsidR="00FA765A">
                <w:rPr>
                  <w:rFonts w:ascii="Arial" w:hAnsi="Arial" w:cs="Arial"/>
                  <w:color w:val="000000"/>
                  <w:sz w:val="21"/>
                  <w:szCs w:val="21"/>
                </w:rPr>
                <w:t xml:space="preserve">build more targeted and personalized product solutions </w:t>
              </w:r>
            </w:ins>
            <w:ins w:id="312" w:author="jim" w:date="2018-09-18T16:55:00Z">
              <w:r w:rsidR="00FA765A">
                <w:rPr>
                  <w:rFonts w:ascii="Arial" w:hAnsi="Arial" w:cs="Arial"/>
                  <w:color w:val="000000"/>
                  <w:sz w:val="21"/>
                  <w:szCs w:val="21"/>
                </w:rPr>
                <w:t>with the goal to</w:t>
              </w:r>
            </w:ins>
            <w:ins w:id="313" w:author="jim" w:date="2018-09-18T16:54:00Z">
              <w:r w:rsidR="00FA765A">
                <w:rPr>
                  <w:rFonts w:ascii="Arial" w:hAnsi="Arial" w:cs="Arial"/>
                  <w:color w:val="000000"/>
                  <w:sz w:val="21"/>
                  <w:szCs w:val="21"/>
                </w:rPr>
                <w:t xml:space="preserve"> improve engagement, </w:t>
              </w:r>
            </w:ins>
            <w:ins w:id="314" w:author="jim" w:date="2018-09-18T16:55:00Z">
              <w:r w:rsidR="00FA765A">
                <w:rPr>
                  <w:rFonts w:ascii="Arial" w:hAnsi="Arial" w:cs="Arial"/>
                  <w:color w:val="000000"/>
                  <w:sz w:val="21"/>
                  <w:szCs w:val="21"/>
                </w:rPr>
                <w:t>retention, and revenue.</w:t>
              </w:r>
            </w:ins>
          </w:p>
          <w:p w14:paraId="491D0EB8" w14:textId="3828F04A" w:rsidR="009C4FFB" w:rsidRDefault="005D56DA" w:rsidP="009C4FFB">
            <w:pPr>
              <w:spacing w:after="240"/>
              <w:jc w:val="left"/>
              <w:rPr>
                <w:ins w:id="315" w:author="jim" w:date="2018-09-18T17:45:00Z"/>
              </w:rPr>
            </w:pPr>
            <w:ins w:id="316" w:author="jim" w:date="2018-09-18T17:14:00Z">
              <w:r>
                <w:rPr>
                  <w:rFonts w:cs="Arial"/>
                  <w:color w:val="000000"/>
                  <w:szCs w:val="21"/>
                </w:rPr>
                <w:t xml:space="preserve">The required AI initiatives </w:t>
              </w:r>
            </w:ins>
            <w:ins w:id="317" w:author="jim" w:date="2018-09-18T17:33:00Z">
              <w:r w:rsidR="003B6BE9">
                <w:rPr>
                  <w:rFonts w:cs="Arial"/>
                  <w:color w:val="000000"/>
                  <w:szCs w:val="21"/>
                </w:rPr>
                <w:t>will be</w:t>
              </w:r>
            </w:ins>
            <w:ins w:id="318" w:author="jim" w:date="2018-09-18T18:37:00Z">
              <w:r w:rsidR="00AB075A">
                <w:rPr>
                  <w:rFonts w:cs="Arial"/>
                  <w:color w:val="000000"/>
                  <w:szCs w:val="21"/>
                </w:rPr>
                <w:t xml:space="preserve"> </w:t>
              </w:r>
            </w:ins>
            <w:ins w:id="319" w:author="jim" w:date="2018-09-18T17:14:00Z">
              <w:r>
                <w:rPr>
                  <w:rFonts w:cs="Arial"/>
                  <w:color w:val="000000"/>
                  <w:szCs w:val="21"/>
                </w:rPr>
                <w:t xml:space="preserve">machine learning and NLP </w:t>
              </w:r>
            </w:ins>
            <w:ins w:id="320" w:author="jim" w:date="2018-09-18T17:33:00Z">
              <w:r w:rsidR="003B6BE9">
                <w:rPr>
                  <w:rFonts w:cs="Arial"/>
                  <w:color w:val="000000"/>
                  <w:szCs w:val="21"/>
                </w:rPr>
                <w:t>projects</w:t>
              </w:r>
            </w:ins>
            <w:ins w:id="321" w:author="jim" w:date="2018-09-18T17:16:00Z">
              <w:r>
                <w:rPr>
                  <w:rFonts w:cs="Arial"/>
                  <w:color w:val="000000"/>
                  <w:szCs w:val="21"/>
                </w:rPr>
                <w:t xml:space="preserve">.  </w:t>
              </w:r>
            </w:ins>
            <w:ins w:id="322" w:author="jim" w:date="2018-09-18T17:17:00Z">
              <w:r>
                <w:rPr>
                  <w:rFonts w:cs="Arial"/>
                  <w:color w:val="000000"/>
                  <w:szCs w:val="21"/>
                </w:rPr>
                <w:t xml:space="preserve">Zedge </w:t>
              </w:r>
            </w:ins>
            <w:ins w:id="323" w:author="jim" w:date="2018-09-18T17:33:00Z">
              <w:r w:rsidR="003B6BE9">
                <w:rPr>
                  <w:rFonts w:cs="Arial"/>
                  <w:color w:val="000000"/>
                  <w:szCs w:val="21"/>
                </w:rPr>
                <w:t xml:space="preserve">logs </w:t>
              </w:r>
            </w:ins>
            <w:ins w:id="324" w:author="jim" w:date="2018-09-18T17:17:00Z">
              <w:r>
                <w:rPr>
                  <w:rFonts w:cs="Arial"/>
                  <w:color w:val="000000"/>
                  <w:szCs w:val="21"/>
                </w:rPr>
                <w:t xml:space="preserve">115 million </w:t>
              </w:r>
            </w:ins>
            <w:ins w:id="325" w:author="jim" w:date="2018-09-18T17:33:00Z">
              <w:r w:rsidR="003B6BE9">
                <w:rPr>
                  <w:rFonts w:cs="Arial"/>
                  <w:color w:val="000000"/>
                  <w:szCs w:val="21"/>
                </w:rPr>
                <w:t xml:space="preserve">daily </w:t>
              </w:r>
            </w:ins>
            <w:ins w:id="326" w:author="jim" w:date="2018-09-18T17:17:00Z">
              <w:r>
                <w:rPr>
                  <w:rFonts w:cs="Arial"/>
                  <w:color w:val="000000"/>
                  <w:szCs w:val="21"/>
                </w:rPr>
                <w:t xml:space="preserve">interactions with content on Zedge; </w:t>
              </w:r>
            </w:ins>
            <w:ins w:id="327" w:author="jim" w:date="2018-09-18T17:18:00Z">
              <w:r>
                <w:rPr>
                  <w:rFonts w:cs="Arial"/>
                  <w:color w:val="000000"/>
                  <w:szCs w:val="21"/>
                </w:rPr>
                <w:t xml:space="preserve">searches, clicks, previews, and downloads.  </w:t>
              </w:r>
            </w:ins>
            <w:ins w:id="328" w:author="jim" w:date="2018-09-18T18:39:00Z">
              <w:r w:rsidR="00AB075A">
                <w:rPr>
                  <w:rFonts w:cs="Arial"/>
                  <w:color w:val="000000"/>
                  <w:szCs w:val="21"/>
                </w:rPr>
                <w:t xml:space="preserve">User </w:t>
              </w:r>
            </w:ins>
            <w:ins w:id="329" w:author="jim" w:date="2018-09-18T17:19:00Z">
              <w:r w:rsidR="00211DF2">
                <w:rPr>
                  <w:rFonts w:cs="Arial"/>
                  <w:color w:val="000000"/>
                  <w:szCs w:val="21"/>
                </w:rPr>
                <w:t>search</w:t>
              </w:r>
            </w:ins>
            <w:ins w:id="330" w:author="jim" w:date="2018-09-18T18:39:00Z">
              <w:r w:rsidR="00AB075A">
                <w:rPr>
                  <w:rFonts w:cs="Arial"/>
                  <w:color w:val="000000"/>
                  <w:szCs w:val="21"/>
                </w:rPr>
                <w:t xml:space="preserve"> data</w:t>
              </w:r>
            </w:ins>
            <w:ins w:id="331" w:author="jim" w:date="2018-09-18T17:19:00Z">
              <w:r w:rsidR="00211DF2">
                <w:rPr>
                  <w:rFonts w:cs="Arial"/>
                  <w:color w:val="000000"/>
                  <w:szCs w:val="21"/>
                </w:rPr>
                <w:t xml:space="preserve"> will require applications that handle foreign language translations, mis-spelling</w:t>
              </w:r>
            </w:ins>
            <w:ins w:id="332" w:author="jim" w:date="2018-09-18T17:20:00Z">
              <w:r w:rsidR="00211DF2">
                <w:rPr>
                  <w:rFonts w:cs="Arial"/>
                  <w:color w:val="000000"/>
                  <w:szCs w:val="21"/>
                </w:rPr>
                <w:t>s</w:t>
              </w:r>
            </w:ins>
            <w:ins w:id="333" w:author="jim" w:date="2018-09-18T17:19:00Z">
              <w:r w:rsidR="00211DF2">
                <w:rPr>
                  <w:rFonts w:cs="Arial"/>
                  <w:color w:val="000000"/>
                  <w:szCs w:val="21"/>
                </w:rPr>
                <w:t>, and generic phrases that may appear ambig</w:t>
              </w:r>
            </w:ins>
            <w:ins w:id="334" w:author="jim" w:date="2018-09-18T17:20:00Z">
              <w:r w:rsidR="00211DF2">
                <w:rPr>
                  <w:rFonts w:cs="Arial"/>
                  <w:color w:val="000000"/>
                  <w:szCs w:val="21"/>
                </w:rPr>
                <w:t xml:space="preserve">uous. </w:t>
              </w:r>
            </w:ins>
            <w:ins w:id="335" w:author="jim" w:date="2018-09-18T17:35:00Z">
              <w:r w:rsidR="003B6BE9">
                <w:rPr>
                  <w:rFonts w:cs="Arial"/>
                  <w:color w:val="000000"/>
                  <w:szCs w:val="21"/>
                </w:rPr>
                <w:t xml:space="preserve">User uploaded content </w:t>
              </w:r>
            </w:ins>
            <w:ins w:id="336" w:author="jim" w:date="2018-09-18T18:39:00Z">
              <w:r w:rsidR="00AB075A">
                <w:rPr>
                  <w:rFonts w:cs="Arial"/>
                  <w:color w:val="000000"/>
                  <w:szCs w:val="21"/>
                </w:rPr>
                <w:t>will re</w:t>
              </w:r>
            </w:ins>
            <w:ins w:id="337" w:author="jim" w:date="2018-09-18T18:40:00Z">
              <w:r w:rsidR="00AB075A">
                <w:rPr>
                  <w:rFonts w:cs="Arial"/>
                  <w:color w:val="000000"/>
                  <w:szCs w:val="21"/>
                </w:rPr>
                <w:t>qu</w:t>
              </w:r>
            </w:ins>
            <w:ins w:id="338" w:author="jim" w:date="2018-09-18T18:39:00Z">
              <w:r w:rsidR="00AB075A">
                <w:rPr>
                  <w:rFonts w:cs="Arial"/>
                  <w:color w:val="000000"/>
                  <w:szCs w:val="21"/>
                </w:rPr>
                <w:t xml:space="preserve">ire applications </w:t>
              </w:r>
            </w:ins>
            <w:ins w:id="339" w:author="jim" w:date="2018-09-18T17:35:00Z">
              <w:r w:rsidR="003B6BE9">
                <w:rPr>
                  <w:rFonts w:cs="Arial"/>
                  <w:color w:val="000000"/>
                  <w:szCs w:val="21"/>
                </w:rPr>
                <w:t xml:space="preserve">to </w:t>
              </w:r>
            </w:ins>
            <w:ins w:id="340" w:author="jim" w:date="2018-09-18T17:37:00Z">
              <w:r w:rsidR="003B6BE9">
                <w:rPr>
                  <w:rFonts w:cs="Arial"/>
                  <w:color w:val="000000"/>
                  <w:szCs w:val="21"/>
                </w:rPr>
                <w:t xml:space="preserve">improve </w:t>
              </w:r>
            </w:ins>
            <w:ins w:id="341" w:author="jim" w:date="2018-09-18T18:40:00Z">
              <w:r w:rsidR="00AB075A">
                <w:rPr>
                  <w:rFonts w:cs="Arial"/>
                  <w:color w:val="000000"/>
                  <w:szCs w:val="21"/>
                </w:rPr>
                <w:t xml:space="preserve">content </w:t>
              </w:r>
            </w:ins>
            <w:ins w:id="342" w:author="jim" w:date="2018-09-18T17:35:00Z">
              <w:r w:rsidR="003B6BE9">
                <w:rPr>
                  <w:rFonts w:cs="Arial"/>
                  <w:color w:val="000000"/>
                  <w:szCs w:val="21"/>
                </w:rPr>
                <w:t>categoriz</w:t>
              </w:r>
            </w:ins>
            <w:ins w:id="343" w:author="jim" w:date="2018-09-18T17:37:00Z">
              <w:r w:rsidR="003B6BE9">
                <w:rPr>
                  <w:rFonts w:cs="Arial"/>
                  <w:color w:val="000000"/>
                  <w:szCs w:val="21"/>
                </w:rPr>
                <w:t>ation</w:t>
              </w:r>
            </w:ins>
            <w:ins w:id="344" w:author="jim" w:date="2018-09-18T17:51:00Z">
              <w:r w:rsidR="00EA6EEC">
                <w:rPr>
                  <w:rFonts w:cs="Arial"/>
                  <w:color w:val="000000"/>
                  <w:szCs w:val="21"/>
                </w:rPr>
                <w:t xml:space="preserve">, removing </w:t>
              </w:r>
            </w:ins>
            <w:ins w:id="345" w:author="jim" w:date="2018-09-18T18:40:00Z">
              <w:r w:rsidR="00AB075A">
                <w:rPr>
                  <w:rFonts w:cs="Arial"/>
                  <w:color w:val="000000"/>
                  <w:szCs w:val="21"/>
                </w:rPr>
                <w:t xml:space="preserve">any need for </w:t>
              </w:r>
            </w:ins>
            <w:ins w:id="346" w:author="jim" w:date="2018-09-18T17:51:00Z">
              <w:r w:rsidR="00EA6EEC">
                <w:rPr>
                  <w:rFonts w:cs="Arial"/>
                  <w:color w:val="000000"/>
                  <w:szCs w:val="21"/>
                </w:rPr>
                <w:t xml:space="preserve">long-term User </w:t>
              </w:r>
            </w:ins>
            <w:ins w:id="347" w:author="jim" w:date="2018-09-18T18:40:00Z">
              <w:r w:rsidR="00AB075A">
                <w:rPr>
                  <w:rFonts w:cs="Arial"/>
                  <w:color w:val="000000"/>
                  <w:szCs w:val="21"/>
                </w:rPr>
                <w:t xml:space="preserve">category </w:t>
              </w:r>
            </w:ins>
            <w:ins w:id="348" w:author="jim" w:date="2018-09-18T17:51:00Z">
              <w:r w:rsidR="00EA6EEC">
                <w:rPr>
                  <w:rFonts w:cs="Arial"/>
                  <w:color w:val="000000"/>
                  <w:szCs w:val="21"/>
                </w:rPr>
                <w:t xml:space="preserve">input.  </w:t>
              </w:r>
            </w:ins>
            <w:ins w:id="349" w:author="jim" w:date="2018-09-18T18:40:00Z">
              <w:r w:rsidR="00AB075A">
                <w:rPr>
                  <w:rFonts w:cs="Arial"/>
                  <w:color w:val="000000"/>
                  <w:szCs w:val="21"/>
                </w:rPr>
                <w:t xml:space="preserve"> </w:t>
              </w:r>
            </w:ins>
            <w:ins w:id="350" w:author="jim" w:date="2018-09-18T18:41:00Z">
              <w:r w:rsidR="00AB075A">
                <w:rPr>
                  <w:rFonts w:cs="Arial"/>
                  <w:color w:val="000000"/>
                  <w:szCs w:val="21"/>
                </w:rPr>
                <w:t xml:space="preserve">Unique </w:t>
              </w:r>
            </w:ins>
            <w:ins w:id="351" w:author="jim" w:date="2018-09-18T18:40:00Z">
              <w:r w:rsidR="00AB075A">
                <w:rPr>
                  <w:rFonts w:cs="Arial"/>
                  <w:color w:val="000000"/>
                  <w:szCs w:val="21"/>
                </w:rPr>
                <w:t>User bas</w:t>
              </w:r>
            </w:ins>
            <w:ins w:id="352" w:author="jim" w:date="2018-09-18T18:41:00Z">
              <w:r w:rsidR="00AB075A">
                <w:rPr>
                  <w:rFonts w:cs="Arial"/>
                  <w:color w:val="000000"/>
                  <w:szCs w:val="21"/>
                </w:rPr>
                <w:t>ed interests will be developed</w:t>
              </w:r>
            </w:ins>
            <w:ins w:id="353" w:author="jim" w:date="2018-09-18T18:42:00Z">
              <w:r w:rsidR="00AB075A">
                <w:rPr>
                  <w:rFonts w:cs="Arial"/>
                  <w:color w:val="000000"/>
                  <w:szCs w:val="21"/>
                </w:rPr>
                <w:t xml:space="preserve">, evolving to </w:t>
              </w:r>
            </w:ins>
            <w:ins w:id="354" w:author="jim" w:date="2018-09-18T17:22:00Z">
              <w:r w:rsidR="00211DF2">
                <w:rPr>
                  <w:rFonts w:cs="Arial"/>
                  <w:color w:val="000000"/>
                  <w:szCs w:val="21"/>
                </w:rPr>
                <w:t>smaller</w:t>
              </w:r>
            </w:ins>
            <w:ins w:id="355" w:author="jim" w:date="2018-09-18T18:00:00Z">
              <w:r w:rsidR="00E05374">
                <w:rPr>
                  <w:rFonts w:cs="Arial"/>
                  <w:color w:val="000000"/>
                  <w:szCs w:val="21"/>
                </w:rPr>
                <w:t xml:space="preserve">, uniquely defined </w:t>
              </w:r>
            </w:ins>
            <w:ins w:id="356" w:author="jim" w:date="2018-09-18T17:21:00Z">
              <w:r w:rsidR="00211DF2">
                <w:rPr>
                  <w:rFonts w:cs="Arial"/>
                  <w:color w:val="000000"/>
                  <w:szCs w:val="21"/>
                </w:rPr>
                <w:t xml:space="preserve">User </w:t>
              </w:r>
            </w:ins>
            <w:ins w:id="357" w:author="jim" w:date="2018-09-18T17:20:00Z">
              <w:r w:rsidR="00211DF2">
                <w:rPr>
                  <w:rFonts w:cs="Arial"/>
                  <w:color w:val="000000"/>
                  <w:szCs w:val="21"/>
                </w:rPr>
                <w:t>sub-categorie</w:t>
              </w:r>
            </w:ins>
            <w:ins w:id="358" w:author="jim" w:date="2018-09-18T17:38:00Z">
              <w:r w:rsidR="003B6BE9">
                <w:rPr>
                  <w:rFonts w:cs="Arial"/>
                  <w:color w:val="000000"/>
                  <w:szCs w:val="21"/>
                </w:rPr>
                <w:t>s</w:t>
              </w:r>
            </w:ins>
            <w:ins w:id="359" w:author="jim" w:date="2018-09-18T18:42:00Z">
              <w:r w:rsidR="00AB075A">
                <w:rPr>
                  <w:rFonts w:cs="Arial"/>
                  <w:color w:val="000000"/>
                  <w:szCs w:val="21"/>
                </w:rPr>
                <w:t xml:space="preserve"> as machine learning applications get more refined with</w:t>
              </w:r>
            </w:ins>
            <w:ins w:id="360" w:author="jim" w:date="2018-09-18T18:43:00Z">
              <w:r w:rsidR="00AB075A">
                <w:rPr>
                  <w:rFonts w:cs="Arial"/>
                  <w:color w:val="000000"/>
                  <w:szCs w:val="21"/>
                </w:rPr>
                <w:t xml:space="preserve"> User input.  </w:t>
              </w:r>
            </w:ins>
          </w:p>
          <w:p w14:paraId="6D8C538A" w14:textId="159DFFC8" w:rsidR="009C4FFB" w:rsidRDefault="009C4FFB">
            <w:pPr>
              <w:spacing w:after="240"/>
              <w:rPr>
                <w:ins w:id="361" w:author="jim" w:date="2018-09-18T17:45:00Z"/>
              </w:rPr>
            </w:pPr>
            <w:ins w:id="362" w:author="jim" w:date="2018-09-18T17:45:00Z">
              <w:r>
                <w:t xml:space="preserve">It is the responsibility of the COO and Chief Technology Officer (CTO) to </w:t>
              </w:r>
            </w:ins>
            <w:ins w:id="363" w:author="jim" w:date="2018-09-18T17:46:00Z">
              <w:r>
                <w:t>continually weigh the</w:t>
              </w:r>
            </w:ins>
            <w:ins w:id="364" w:author="jim" w:date="2018-09-18T17:47:00Z">
              <w:r>
                <w:t xml:space="preserve"> decisions on whether various technological needs should be built internally or purchased through a third-party provider.  Currently, </w:t>
              </w:r>
            </w:ins>
            <w:ins w:id="365" w:author="jim" w:date="2018-09-18T17:48:00Z">
              <w:r>
                <w:t xml:space="preserve">Zedge has uncovered a possible AI API solution provider which may have pre-built capabilities to jump-start </w:t>
              </w:r>
              <w:proofErr w:type="spellStart"/>
              <w:r>
                <w:t>Zedge’s</w:t>
              </w:r>
              <w:proofErr w:type="spellEnd"/>
              <w:r>
                <w:t xml:space="preserve"> AI initiatives. </w:t>
              </w:r>
            </w:ins>
          </w:p>
          <w:p w14:paraId="0E79CE79" w14:textId="72140C66" w:rsidR="00954FE3" w:rsidRDefault="00954FE3" w:rsidP="00954FE3">
            <w:pPr>
              <w:spacing w:after="240"/>
              <w:jc w:val="left"/>
              <w:rPr>
                <w:ins w:id="366" w:author="jim" w:date="2018-09-16T20:10:00Z"/>
              </w:rPr>
            </w:pPr>
            <w:ins w:id="367" w:author="jim" w:date="2018-09-16T20:10:00Z">
              <w:r>
                <w:t xml:space="preserve">Continual demands </w:t>
              </w:r>
            </w:ins>
            <w:ins w:id="368" w:author="jim" w:date="2018-09-18T17:39:00Z">
              <w:r w:rsidR="009C4FFB">
                <w:t xml:space="preserve">will be </w:t>
              </w:r>
            </w:ins>
            <w:ins w:id="369" w:author="jim" w:date="2018-09-18T18:44:00Z">
              <w:r w:rsidR="00AB075A">
                <w:t xml:space="preserve">placed </w:t>
              </w:r>
            </w:ins>
            <w:ins w:id="370" w:author="jim" w:date="2018-09-16T20:10:00Z">
              <w:r>
                <w:t>upon IT to ensure data is stored, mapped, and updated in real-time, moving data from the real-time event data storage environment (Click</w:t>
              </w:r>
            </w:ins>
            <w:ins w:id="371" w:author="jim" w:date="2018-09-18T18:02:00Z">
              <w:r w:rsidR="00056F79">
                <w:t xml:space="preserve"> </w:t>
              </w:r>
            </w:ins>
            <w:ins w:id="372" w:author="jim" w:date="2018-09-16T20:10:00Z">
              <w:r>
                <w:t xml:space="preserve">House) to the Data Warehouse (Big Query) environment where aggregated data </w:t>
              </w:r>
            </w:ins>
            <w:ins w:id="373" w:author="jim" w:date="2018-09-18T17:39:00Z">
              <w:r w:rsidR="009C4FFB">
                <w:t xml:space="preserve">will be </w:t>
              </w:r>
            </w:ins>
            <w:ins w:id="374" w:author="jim" w:date="2018-09-16T20:10:00Z">
              <w:r>
                <w:t xml:space="preserve">stored.  Data </w:t>
              </w:r>
            </w:ins>
            <w:ins w:id="375" w:author="jim" w:date="2018-09-18T17:39:00Z">
              <w:r w:rsidR="009C4FFB">
                <w:t xml:space="preserve">will need to be </w:t>
              </w:r>
            </w:ins>
            <w:ins w:id="376" w:author="jim" w:date="2018-09-16T20:10:00Z">
              <w:r>
                <w:t xml:space="preserve">continually updated and refreshed with new User information, and </w:t>
              </w:r>
            </w:ins>
            <w:ins w:id="377" w:author="jim" w:date="2018-09-18T17:40:00Z">
              <w:r w:rsidR="009C4FFB">
                <w:t xml:space="preserve">the </w:t>
              </w:r>
            </w:ins>
            <w:ins w:id="378" w:author="jim" w:date="2018-09-16T20:10:00Z">
              <w:r>
                <w:t>NLP</w:t>
              </w:r>
            </w:ins>
            <w:ins w:id="379" w:author="jim" w:date="2018-09-18T17:40:00Z">
              <w:r w:rsidR="009C4FFB">
                <w:t xml:space="preserve"> </w:t>
              </w:r>
            </w:ins>
            <w:ins w:id="380" w:author="jim" w:date="2018-09-18T17:39:00Z">
              <w:r w:rsidR="009C4FFB">
                <w:t>and machine learning</w:t>
              </w:r>
            </w:ins>
            <w:ins w:id="381" w:author="jim" w:date="2018-09-18T17:40:00Z">
              <w:r w:rsidR="009C4FFB">
                <w:t xml:space="preserve"> applications</w:t>
              </w:r>
            </w:ins>
            <w:ins w:id="382" w:author="jim" w:date="2018-09-18T17:53:00Z">
              <w:r w:rsidR="00EA6EEC">
                <w:t xml:space="preserve"> will </w:t>
              </w:r>
            </w:ins>
            <w:ins w:id="383" w:author="jim" w:date="2018-09-16T20:10:00Z">
              <w:r>
                <w:t>be refreshed</w:t>
              </w:r>
            </w:ins>
            <w:ins w:id="384" w:author="jim" w:date="2018-09-18T17:53:00Z">
              <w:r w:rsidR="00EA6EEC">
                <w:t xml:space="preserve"> and refined</w:t>
              </w:r>
            </w:ins>
            <w:ins w:id="385" w:author="jim" w:date="2018-09-16T20:10:00Z">
              <w:r>
                <w:t xml:space="preserve"> according to IT’s budget and executive level benchmark goals.  </w:t>
              </w:r>
            </w:ins>
          </w:p>
          <w:p w14:paraId="43B6385E" w14:textId="4A3E0B60" w:rsidR="00614F11" w:rsidRPr="00056F79" w:rsidRDefault="00EA6EEC">
            <w:pPr>
              <w:spacing w:after="240"/>
              <w:rPr>
                <w:rPrChange w:id="386" w:author="jim" w:date="2018-09-18T18:02:00Z">
                  <w:rPr>
                    <w:rFonts w:ascii="Arial" w:hAnsi="Arial" w:cs="Arial"/>
                    <w:color w:val="000000"/>
                    <w:sz w:val="21"/>
                    <w:szCs w:val="21"/>
                  </w:rPr>
                </w:rPrChange>
              </w:rPr>
              <w:pPrChange w:id="387" w:author="jim" w:date="2018-09-18T18:02:00Z">
                <w:pPr>
                  <w:pStyle w:val="NormalWeb"/>
                  <w:spacing w:before="0" w:beforeAutospacing="0" w:after="240" w:afterAutospacing="0"/>
                  <w:jc w:val="both"/>
                </w:pPr>
              </w:pPrChange>
            </w:pPr>
            <w:ins w:id="388" w:author="jim" w:date="2018-09-18T17:53:00Z">
              <w:r>
                <w:t xml:space="preserve">The benefits of </w:t>
              </w:r>
            </w:ins>
            <w:ins w:id="389" w:author="jim" w:date="2018-09-18T17:54:00Z">
              <w:r>
                <w:t>these AI in</w:t>
              </w:r>
            </w:ins>
            <w:ins w:id="390" w:author="jim" w:date="2018-09-18T17:55:00Z">
              <w:r>
                <w:t xml:space="preserve">itiatives will differentiate </w:t>
              </w:r>
            </w:ins>
            <w:ins w:id="391" w:author="jim" w:date="2018-09-18T17:56:00Z">
              <w:r>
                <w:t>Zedge</w:t>
              </w:r>
            </w:ins>
            <w:ins w:id="392" w:author="jim" w:date="2018-09-18T17:55:00Z">
              <w:r>
                <w:t xml:space="preserve"> </w:t>
              </w:r>
            </w:ins>
            <w:ins w:id="393" w:author="jim" w:date="2018-09-18T17:56:00Z">
              <w:r>
                <w:t xml:space="preserve">as a location to </w:t>
              </w:r>
            </w:ins>
            <w:ins w:id="394" w:author="jim" w:date="2018-09-18T17:57:00Z">
              <w:r>
                <w:t xml:space="preserve">find </w:t>
              </w:r>
            </w:ins>
            <w:ins w:id="395" w:author="jim" w:date="2018-09-18T17:55:00Z">
              <w:r>
                <w:t>new and unique content categories that further engage and attract</w:t>
              </w:r>
            </w:ins>
            <w:ins w:id="396" w:author="jim" w:date="2018-09-18T17:57:00Z">
              <w:r>
                <w:t xml:space="preserve"> our User base, and separate Zedge from its competition.</w:t>
              </w:r>
            </w:ins>
          </w:p>
        </w:tc>
      </w:tr>
      <w:tr w:rsidR="00614F11" w:rsidRPr="00093C47" w14:paraId="22B6C30B" w14:textId="77777777" w:rsidTr="00614F11">
        <w:tc>
          <w:tcPr>
            <w:tcW w:w="8296" w:type="dxa"/>
          </w:tcPr>
          <w:p w14:paraId="314CB585" w14:textId="77777777" w:rsidR="00614F11" w:rsidRPr="00093C47" w:rsidRDefault="00614F11" w:rsidP="008C56B9">
            <w:pPr>
              <w:pStyle w:val="Heading3"/>
              <w:outlineLvl w:val="2"/>
              <w:rPr>
                <w:lang w:val="en-US"/>
              </w:rPr>
            </w:pPr>
            <w:r w:rsidRPr="00093C47">
              <w:rPr>
                <w:lang w:val="en-US"/>
              </w:rPr>
              <w:lastRenderedPageBreak/>
              <w:t>Plan of action and criteria for success</w:t>
            </w:r>
          </w:p>
          <w:p w14:paraId="685DD846" w14:textId="7C23CC22"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Detail your plan of action for using AI in your chosen organization.</w:t>
            </w:r>
            <w:r w:rsidR="008C56B9" w:rsidRPr="00093C47">
              <w:rPr>
                <w:rFonts w:ascii="Arial" w:hAnsi="Arial" w:cs="Arial"/>
                <w:color w:val="000000"/>
                <w:sz w:val="21"/>
                <w:szCs w:val="21"/>
              </w:rPr>
              <w:t xml:space="preserve"> (Max. </w:t>
            </w:r>
            <w:r w:rsidRPr="00093C47">
              <w:rPr>
                <w:rFonts w:ascii="Arial" w:hAnsi="Arial" w:cs="Arial"/>
                <w:color w:val="000000"/>
                <w:sz w:val="21"/>
                <w:szCs w:val="21"/>
              </w:rPr>
              <w:t>800 words.</w:t>
            </w:r>
            <w:r w:rsidR="008C56B9" w:rsidRPr="00093C47">
              <w:rPr>
                <w:rFonts w:ascii="Arial" w:hAnsi="Arial" w:cs="Arial"/>
                <w:color w:val="000000"/>
                <w:sz w:val="21"/>
                <w:szCs w:val="21"/>
              </w:rPr>
              <w:t>)</w:t>
            </w:r>
          </w:p>
          <w:p w14:paraId="733EDCC1" w14:textId="02CEF2CE" w:rsidR="00614F11" w:rsidRDefault="00614F11" w:rsidP="008C56B9">
            <w:pPr>
              <w:pStyle w:val="NormalWeb"/>
              <w:spacing w:before="0" w:beforeAutospacing="0" w:after="240" w:afterAutospacing="0"/>
              <w:rPr>
                <w:ins w:id="397" w:author="jim" w:date="2018-09-18T19:06:00Z"/>
                <w:rFonts w:ascii="Arial" w:hAnsi="Arial" w:cs="Arial"/>
                <w:color w:val="000000"/>
                <w:sz w:val="21"/>
                <w:szCs w:val="21"/>
              </w:rPr>
            </w:pPr>
            <w:r w:rsidRPr="00093C47">
              <w:rPr>
                <w:rFonts w:ascii="Arial" w:hAnsi="Arial" w:cs="Arial"/>
                <w:color w:val="000000"/>
                <w:sz w:val="21"/>
                <w:szCs w:val="21"/>
              </w:rPr>
              <w:t>Start writing here:</w:t>
            </w:r>
          </w:p>
          <w:p w14:paraId="584577D1" w14:textId="6FE779E5" w:rsidR="004A0F5D" w:rsidRDefault="004A0F5D" w:rsidP="008C56B9">
            <w:pPr>
              <w:pStyle w:val="NormalWeb"/>
              <w:spacing w:before="0" w:beforeAutospacing="0" w:after="240" w:afterAutospacing="0"/>
              <w:rPr>
                <w:ins w:id="398" w:author="jim" w:date="2018-09-16T20:04:00Z"/>
                <w:rFonts w:ascii="Arial" w:hAnsi="Arial" w:cs="Arial"/>
                <w:color w:val="000000"/>
                <w:sz w:val="21"/>
                <w:szCs w:val="21"/>
              </w:rPr>
            </w:pPr>
            <w:ins w:id="399" w:author="jim" w:date="2018-09-18T19:06:00Z">
              <w:r>
                <w:rPr>
                  <w:rFonts w:ascii="Arial" w:hAnsi="Arial" w:cs="Arial"/>
                  <w:color w:val="000000"/>
                  <w:sz w:val="21"/>
                  <w:szCs w:val="21"/>
                </w:rPr>
                <w:t xml:space="preserve">Implementing the broader AI initiative is expected to be a </w:t>
              </w:r>
            </w:ins>
            <w:ins w:id="400" w:author="jim" w:date="2018-09-18T19:08:00Z">
              <w:r w:rsidR="005F60C1">
                <w:rPr>
                  <w:rFonts w:ascii="Arial" w:hAnsi="Arial" w:cs="Arial"/>
                  <w:color w:val="000000"/>
                  <w:sz w:val="21"/>
                  <w:szCs w:val="21"/>
                </w:rPr>
                <w:t xml:space="preserve">30 to </w:t>
              </w:r>
            </w:ins>
            <w:ins w:id="401" w:author="jim" w:date="2018-09-18T19:07:00Z">
              <w:r>
                <w:rPr>
                  <w:rFonts w:ascii="Arial" w:hAnsi="Arial" w:cs="Arial"/>
                  <w:color w:val="000000"/>
                  <w:sz w:val="21"/>
                  <w:szCs w:val="21"/>
                </w:rPr>
                <w:t>36</w:t>
              </w:r>
            </w:ins>
            <w:ins w:id="402" w:author="jim" w:date="2018-09-18T19:46:00Z">
              <w:r w:rsidR="00910035">
                <w:rPr>
                  <w:rFonts w:ascii="Arial" w:hAnsi="Arial" w:cs="Arial"/>
                  <w:color w:val="000000"/>
                  <w:sz w:val="21"/>
                  <w:szCs w:val="21"/>
                </w:rPr>
                <w:t>-</w:t>
              </w:r>
            </w:ins>
            <w:ins w:id="403" w:author="jim" w:date="2018-09-18T19:07:00Z">
              <w:r>
                <w:rPr>
                  <w:rFonts w:ascii="Arial" w:hAnsi="Arial" w:cs="Arial"/>
                  <w:color w:val="000000"/>
                  <w:sz w:val="21"/>
                  <w:szCs w:val="21"/>
                </w:rPr>
                <w:t xml:space="preserve">month project, with </w:t>
              </w:r>
            </w:ins>
            <w:ins w:id="404" w:author="jim" w:date="2018-09-18T19:08:00Z">
              <w:r w:rsidR="005F60C1">
                <w:rPr>
                  <w:rFonts w:ascii="Arial" w:hAnsi="Arial" w:cs="Arial"/>
                  <w:color w:val="000000"/>
                  <w:sz w:val="21"/>
                  <w:szCs w:val="21"/>
                </w:rPr>
                <w:t xml:space="preserve">realistic </w:t>
              </w:r>
            </w:ins>
            <w:ins w:id="405" w:author="jim" w:date="2018-09-18T19:07:00Z">
              <w:r>
                <w:rPr>
                  <w:rFonts w:ascii="Arial" w:hAnsi="Arial" w:cs="Arial"/>
                  <w:color w:val="000000"/>
                  <w:sz w:val="21"/>
                  <w:szCs w:val="21"/>
                </w:rPr>
                <w:t>timing depend</w:t>
              </w:r>
              <w:r w:rsidR="005F60C1">
                <w:rPr>
                  <w:rFonts w:ascii="Arial" w:hAnsi="Arial" w:cs="Arial"/>
                  <w:color w:val="000000"/>
                  <w:sz w:val="21"/>
                  <w:szCs w:val="21"/>
                </w:rPr>
                <w:t>e</w:t>
              </w:r>
              <w:r>
                <w:rPr>
                  <w:rFonts w:ascii="Arial" w:hAnsi="Arial" w:cs="Arial"/>
                  <w:color w:val="000000"/>
                  <w:sz w:val="21"/>
                  <w:szCs w:val="21"/>
                </w:rPr>
                <w:t xml:space="preserve">nt upon the early success seen from </w:t>
              </w:r>
            </w:ins>
            <w:ins w:id="406" w:author="jim" w:date="2018-09-18T19:08:00Z">
              <w:r w:rsidR="005F60C1">
                <w:rPr>
                  <w:rFonts w:ascii="Arial" w:hAnsi="Arial" w:cs="Arial"/>
                  <w:color w:val="000000"/>
                  <w:sz w:val="21"/>
                  <w:szCs w:val="21"/>
                </w:rPr>
                <w:t xml:space="preserve">an </w:t>
              </w:r>
            </w:ins>
            <w:ins w:id="407" w:author="jim" w:date="2018-09-18T19:07:00Z">
              <w:r>
                <w:rPr>
                  <w:rFonts w:ascii="Arial" w:hAnsi="Arial" w:cs="Arial"/>
                  <w:color w:val="000000"/>
                  <w:sz w:val="21"/>
                  <w:szCs w:val="21"/>
                </w:rPr>
                <w:t>initial prototype test.</w:t>
              </w:r>
            </w:ins>
            <w:ins w:id="408" w:author="jim" w:date="2018-09-18T19:08:00Z">
              <w:r w:rsidR="005F60C1">
                <w:rPr>
                  <w:rFonts w:ascii="Arial" w:hAnsi="Arial" w:cs="Arial"/>
                  <w:color w:val="000000"/>
                  <w:sz w:val="21"/>
                  <w:szCs w:val="21"/>
                </w:rPr>
                <w:t xml:space="preserve">  With Zedge currently </w:t>
              </w:r>
            </w:ins>
            <w:ins w:id="409" w:author="jim" w:date="2018-09-18T19:09:00Z">
              <w:r w:rsidR="005F60C1">
                <w:rPr>
                  <w:rFonts w:ascii="Arial" w:hAnsi="Arial" w:cs="Arial"/>
                  <w:color w:val="000000"/>
                  <w:sz w:val="21"/>
                  <w:szCs w:val="21"/>
                </w:rPr>
                <w:t>following a cost leadership approach to its business,</w:t>
              </w:r>
            </w:ins>
            <w:ins w:id="410" w:author="jim" w:date="2018-09-18T19:47:00Z">
              <w:r w:rsidR="00910035">
                <w:rPr>
                  <w:rFonts w:ascii="Arial" w:hAnsi="Arial" w:cs="Arial"/>
                  <w:color w:val="000000"/>
                  <w:sz w:val="21"/>
                  <w:szCs w:val="21"/>
                </w:rPr>
                <w:t xml:space="preserve"> quantifiable</w:t>
              </w:r>
            </w:ins>
            <w:ins w:id="411" w:author="jim" w:date="2018-09-18T19:09:00Z">
              <w:r w:rsidR="005F60C1">
                <w:rPr>
                  <w:rFonts w:ascii="Arial" w:hAnsi="Arial" w:cs="Arial"/>
                  <w:color w:val="000000"/>
                  <w:sz w:val="21"/>
                  <w:szCs w:val="21"/>
                </w:rPr>
                <w:t xml:space="preserve"> success </w:t>
              </w:r>
            </w:ins>
            <w:ins w:id="412" w:author="jim" w:date="2018-09-18T19:47:00Z">
              <w:r w:rsidR="00910035">
                <w:rPr>
                  <w:rFonts w:ascii="Arial" w:hAnsi="Arial" w:cs="Arial"/>
                  <w:color w:val="000000"/>
                  <w:sz w:val="21"/>
                  <w:szCs w:val="21"/>
                </w:rPr>
                <w:t xml:space="preserve">is </w:t>
              </w:r>
            </w:ins>
            <w:ins w:id="413" w:author="jim" w:date="2018-09-18T19:09:00Z">
              <w:r w:rsidR="005F60C1">
                <w:rPr>
                  <w:rFonts w:ascii="Arial" w:hAnsi="Arial" w:cs="Arial"/>
                  <w:color w:val="000000"/>
                  <w:sz w:val="21"/>
                  <w:szCs w:val="21"/>
                </w:rPr>
                <w:t>required before further resources will be committed to the project.</w:t>
              </w:r>
            </w:ins>
            <w:ins w:id="414" w:author="jim" w:date="2018-09-18T19:08:00Z">
              <w:r w:rsidR="005F60C1">
                <w:rPr>
                  <w:rFonts w:ascii="Arial" w:hAnsi="Arial" w:cs="Arial"/>
                  <w:color w:val="000000"/>
                  <w:sz w:val="21"/>
                  <w:szCs w:val="21"/>
                </w:rPr>
                <w:t xml:space="preserve"> </w:t>
              </w:r>
            </w:ins>
          </w:p>
          <w:p w14:paraId="2AA04675" w14:textId="5A9FE66F" w:rsidR="00204687" w:rsidDel="00B265D5" w:rsidRDefault="005D56DA" w:rsidP="00B265D5">
            <w:pPr>
              <w:rPr>
                <w:del w:id="415" w:author="jim" w:date="2018-09-18T18:01:00Z"/>
              </w:rPr>
            </w:pPr>
            <w:ins w:id="416" w:author="jim" w:date="2018-09-18T17:13:00Z">
              <w:r>
                <w:t xml:space="preserve">Zedge will take </w:t>
              </w:r>
            </w:ins>
            <w:ins w:id="417" w:author="jim" w:date="2018-09-18T18:45:00Z">
              <w:r w:rsidR="00AB075A">
                <w:t xml:space="preserve">an initial </w:t>
              </w:r>
            </w:ins>
            <w:ins w:id="418" w:author="jim" w:date="2018-09-18T19:10:00Z">
              <w:r w:rsidR="005F60C1">
                <w:t>‘small-step’</w:t>
              </w:r>
            </w:ins>
            <w:ins w:id="419" w:author="jim" w:date="2018-09-18T18:49:00Z">
              <w:r w:rsidR="00B265D5">
                <w:t xml:space="preserve"> implementation approach </w:t>
              </w:r>
            </w:ins>
            <w:ins w:id="420" w:author="jim" w:date="2018-09-18T18:45:00Z">
              <w:r w:rsidR="00AB075A">
                <w:t>to AI implementation</w:t>
              </w:r>
            </w:ins>
            <w:ins w:id="421" w:author="jim" w:date="2018-09-18T19:48:00Z">
              <w:r w:rsidR="00910035">
                <w:t xml:space="preserve">.  Zedge will </w:t>
              </w:r>
            </w:ins>
            <w:ins w:id="422" w:author="jim" w:date="2018-09-18T18:49:00Z">
              <w:r w:rsidR="00B265D5">
                <w:t xml:space="preserve">begin </w:t>
              </w:r>
            </w:ins>
            <w:ins w:id="423" w:author="jim" w:date="2018-09-18T17:13:00Z">
              <w:r>
                <w:t>a project that includes building and launching one personalized category</w:t>
              </w:r>
            </w:ins>
            <w:ins w:id="424" w:author="jim" w:date="2018-09-18T18:49:00Z">
              <w:r w:rsidR="00B265D5">
                <w:t xml:space="preserve">, </w:t>
              </w:r>
            </w:ins>
            <w:ins w:id="425" w:author="jim" w:date="2018-09-18T17:13:00Z">
              <w:r>
                <w:t xml:space="preserve">launching it into production to the User base. </w:t>
              </w:r>
            </w:ins>
            <w:ins w:id="426" w:author="jim" w:date="2018-09-18T19:48:00Z">
              <w:r w:rsidR="00910035">
                <w:t xml:space="preserve">Over </w:t>
              </w:r>
            </w:ins>
            <w:ins w:id="427" w:author="jim" w:date="2018-09-18T17:13:00Z">
              <w:r>
                <w:t>th</w:t>
              </w:r>
            </w:ins>
            <w:ins w:id="428" w:author="jim" w:date="2018-09-18T19:48:00Z">
              <w:r w:rsidR="00910035">
                <w:t>e</w:t>
              </w:r>
            </w:ins>
            <w:ins w:id="429" w:author="jim" w:date="2018-09-18T17:13:00Z">
              <w:r>
                <w:t xml:space="preserve"> past month </w:t>
              </w:r>
            </w:ins>
            <w:ins w:id="430" w:author="jim" w:date="2018-09-18T19:10:00Z">
              <w:r w:rsidR="005F60C1">
                <w:t>via the monetization team</w:t>
              </w:r>
            </w:ins>
            <w:ins w:id="431" w:author="jim" w:date="2018-09-18T19:11:00Z">
              <w:r w:rsidR="005F60C1">
                <w:t xml:space="preserve">, </w:t>
              </w:r>
            </w:ins>
            <w:ins w:id="432" w:author="jim" w:date="2018-09-18T19:48:00Z">
              <w:r w:rsidR="002F08F1">
                <w:t xml:space="preserve">the team </w:t>
              </w:r>
            </w:ins>
            <w:ins w:id="433" w:author="jim" w:date="2018-09-18T19:11:00Z">
              <w:r w:rsidR="005F60C1">
                <w:t xml:space="preserve">prioritized the creation of </w:t>
              </w:r>
            </w:ins>
            <w:proofErr w:type="spellStart"/>
            <w:ins w:id="434" w:author="jim" w:date="2018-09-18T19:10:00Z">
              <w:r w:rsidR="005F60C1">
                <w:t>Zedge’s</w:t>
              </w:r>
              <w:proofErr w:type="spellEnd"/>
              <w:r w:rsidR="005F60C1">
                <w:t xml:space="preserve"> </w:t>
              </w:r>
            </w:ins>
            <w:ins w:id="435" w:author="jim" w:date="2018-09-18T17:13:00Z">
              <w:r>
                <w:t>first personalized category</w:t>
              </w:r>
            </w:ins>
            <w:ins w:id="436" w:author="jim" w:date="2018-09-18T18:50:00Z">
              <w:r w:rsidR="00B265D5">
                <w:t xml:space="preserve"> </w:t>
              </w:r>
            </w:ins>
            <w:ins w:id="437" w:author="jim" w:date="2018-09-18T17:13:00Z">
              <w:r>
                <w:t xml:space="preserve">utilizing machine learning. </w:t>
              </w:r>
            </w:ins>
            <w:ins w:id="438" w:author="jim" w:date="2018-09-18T19:11:00Z">
              <w:r w:rsidR="005F60C1">
                <w:t>This project was successfully achiev</w:t>
              </w:r>
            </w:ins>
            <w:ins w:id="439" w:author="jim" w:date="2018-09-18T19:49:00Z">
              <w:r w:rsidR="002F08F1">
                <w:t>ed entirely in-part because</w:t>
              </w:r>
            </w:ins>
            <w:ins w:id="440" w:author="jim" w:date="2018-09-18T19:11:00Z">
              <w:r w:rsidR="005F60C1">
                <w:t xml:space="preserve"> </w:t>
              </w:r>
              <w:proofErr w:type="gramStart"/>
              <w:r w:rsidR="005F60C1">
                <w:t>IT’s</w:t>
              </w:r>
              <w:proofErr w:type="gramEnd"/>
              <w:r w:rsidR="005F60C1">
                <w:t xml:space="preserve"> </w:t>
              </w:r>
            </w:ins>
            <w:ins w:id="441" w:author="jim" w:date="2018-09-18T19:49:00Z">
              <w:r w:rsidR="002F08F1">
                <w:t xml:space="preserve">strategy is </w:t>
              </w:r>
            </w:ins>
            <w:ins w:id="442" w:author="jim" w:date="2018-09-18T19:50:00Z">
              <w:r w:rsidR="002F08F1">
                <w:t xml:space="preserve">currently </w:t>
              </w:r>
            </w:ins>
            <w:ins w:id="443" w:author="jim" w:date="2018-09-18T19:11:00Z">
              <w:r w:rsidR="005F60C1">
                <w:t>alig</w:t>
              </w:r>
            </w:ins>
            <w:ins w:id="444" w:author="jim" w:date="2018-09-18T19:12:00Z">
              <w:r w:rsidR="005F60C1">
                <w:t xml:space="preserve">ned </w:t>
              </w:r>
            </w:ins>
            <w:ins w:id="445" w:author="jim" w:date="2018-09-18T19:13:00Z">
              <w:r w:rsidR="005F60C1">
                <w:t xml:space="preserve">with </w:t>
              </w:r>
            </w:ins>
            <w:ins w:id="446" w:author="jim" w:date="2018-09-18T19:12:00Z">
              <w:r w:rsidR="005F60C1">
                <w:t xml:space="preserve">building, storing, and automating the access of User </w:t>
              </w:r>
            </w:ins>
            <w:ins w:id="447" w:author="jim" w:date="2018-09-18T19:14:00Z">
              <w:r w:rsidR="005F60C1">
                <w:t xml:space="preserve">category </w:t>
              </w:r>
            </w:ins>
            <w:ins w:id="448" w:author="jim" w:date="2018-09-18T19:12:00Z">
              <w:r w:rsidR="005F60C1">
                <w:t>profiles</w:t>
              </w:r>
            </w:ins>
            <w:ins w:id="449" w:author="jim" w:date="2018-09-18T19:49:00Z">
              <w:r w:rsidR="002F08F1">
                <w:t xml:space="preserve"> for each of the Product teams</w:t>
              </w:r>
            </w:ins>
            <w:ins w:id="450" w:author="jim" w:date="2018-09-18T19:12:00Z">
              <w:r w:rsidR="005F60C1">
                <w:t xml:space="preserve">.  </w:t>
              </w:r>
            </w:ins>
            <w:ins w:id="451" w:author="jim" w:date="2018-09-18T17:13:00Z">
              <w:r>
                <w:t xml:space="preserve">At this time, the category </w:t>
              </w:r>
            </w:ins>
            <w:ins w:id="452" w:author="jim" w:date="2018-09-18T18:46:00Z">
              <w:r w:rsidR="00AB075A">
                <w:t xml:space="preserve">is </w:t>
              </w:r>
            </w:ins>
            <w:ins w:id="453" w:author="jim" w:date="2018-09-18T17:13:00Z">
              <w:r>
                <w:t>validated to be accurate, but broad in natur</w:t>
              </w:r>
            </w:ins>
            <w:ins w:id="454" w:author="jim" w:date="2018-09-18T18:46:00Z">
              <w:r w:rsidR="00AB075A">
                <w:t>e, and n</w:t>
              </w:r>
            </w:ins>
            <w:ins w:id="455" w:author="jim" w:date="2018-09-18T17:13:00Z">
              <w:r>
                <w:t>o sub-categories within th</w:t>
              </w:r>
            </w:ins>
            <w:ins w:id="456" w:author="jim" w:date="2018-09-18T18:46:00Z">
              <w:r w:rsidR="00AB075A">
                <w:t>is</w:t>
              </w:r>
            </w:ins>
            <w:ins w:id="457" w:author="jim" w:date="2018-09-18T17:13:00Z">
              <w:r>
                <w:t xml:space="preserve"> larger category will be </w:t>
              </w:r>
            </w:ins>
            <w:ins w:id="458" w:author="jim" w:date="2018-09-18T18:47:00Z">
              <w:r w:rsidR="00AB075A">
                <w:t xml:space="preserve">further </w:t>
              </w:r>
            </w:ins>
            <w:ins w:id="459" w:author="jim" w:date="2018-09-18T17:13:00Z">
              <w:r>
                <w:t>defined or automated. The distribution of this category thru marketing, personalizatio</w:t>
              </w:r>
            </w:ins>
            <w:ins w:id="460" w:author="jim" w:date="2018-09-18T19:51:00Z">
              <w:r w:rsidR="002F08F1">
                <w:t>n</w:t>
              </w:r>
            </w:ins>
            <w:ins w:id="461" w:author="jim" w:date="2018-09-18T17:13:00Z">
              <w:r>
                <w:t xml:space="preserve">, and monetization channels is currently being researched in order to automate </w:t>
              </w:r>
            </w:ins>
            <w:ins w:id="462" w:author="jim" w:date="2018-09-18T18:47:00Z">
              <w:r w:rsidR="00B17A69">
                <w:t xml:space="preserve">the category </w:t>
              </w:r>
            </w:ins>
            <w:ins w:id="463" w:author="jim" w:date="2018-09-18T17:13:00Z">
              <w:r>
                <w:t xml:space="preserve">into production.  </w:t>
              </w:r>
            </w:ins>
            <w:ins w:id="464" w:author="jim" w:date="2018-09-18T18:50:00Z">
              <w:r w:rsidR="00B265D5">
                <w:t xml:space="preserve">IT is currently prioritizing this automation process and expects to be completed </w:t>
              </w:r>
            </w:ins>
            <w:ins w:id="465" w:author="jim" w:date="2018-09-18T18:51:00Z">
              <w:r w:rsidR="00B265D5">
                <w:t xml:space="preserve">within the next 30 days. </w:t>
              </w:r>
            </w:ins>
            <w:ins w:id="466" w:author="jim" w:date="2018-09-18T17:13:00Z">
              <w:r>
                <w:t xml:space="preserve">This first category will serve as the proof-of-concept prototype to identify the return on investment of implementing </w:t>
              </w:r>
            </w:ins>
            <w:ins w:id="467" w:author="jim" w:date="2018-09-18T18:47:00Z">
              <w:r w:rsidR="00B17A69">
                <w:t xml:space="preserve">a </w:t>
              </w:r>
            </w:ins>
            <w:ins w:id="468" w:author="jim" w:date="2018-09-18T17:13:00Z">
              <w:r>
                <w:t xml:space="preserve">broader based AI </w:t>
              </w:r>
            </w:ins>
            <w:ins w:id="469" w:author="jim" w:date="2018-09-18T18:47:00Z">
              <w:r w:rsidR="00B17A69">
                <w:t>strategy</w:t>
              </w:r>
            </w:ins>
            <w:ins w:id="470" w:author="jim" w:date="2018-09-18T17:13:00Z">
              <w:r>
                <w:t xml:space="preserve">.  Based on </w:t>
              </w:r>
            </w:ins>
            <w:ins w:id="471" w:author="jim" w:date="2018-09-18T18:47:00Z">
              <w:r w:rsidR="00B17A69">
                <w:t>performance</w:t>
              </w:r>
            </w:ins>
            <w:ins w:id="472" w:author="jim" w:date="2018-09-18T17:13:00Z">
              <w:r>
                <w:t xml:space="preserve">, Zedge will re-evaluate the resources to scale </w:t>
              </w:r>
            </w:ins>
            <w:ins w:id="473" w:author="jim" w:date="2018-09-18T18:48:00Z">
              <w:r w:rsidR="00B17A69">
                <w:t>further</w:t>
              </w:r>
            </w:ins>
            <w:ins w:id="474" w:author="jim" w:date="2018-09-18T17:13:00Z">
              <w:r>
                <w:t xml:space="preserve"> personalization efforts and re-visit </w:t>
              </w:r>
            </w:ins>
            <w:ins w:id="475" w:author="jim" w:date="2018-09-18T19:52:00Z">
              <w:r w:rsidR="002F08F1">
                <w:t>the company</w:t>
              </w:r>
            </w:ins>
            <w:ins w:id="476" w:author="jim" w:date="2018-09-18T17:13:00Z">
              <w:r>
                <w:t xml:space="preserve"> budget with the Board Members.  </w:t>
              </w:r>
            </w:ins>
          </w:p>
          <w:p w14:paraId="43AEAE39" w14:textId="1F5EA770" w:rsidR="00B265D5" w:rsidRDefault="00B265D5" w:rsidP="00B265D5">
            <w:pPr>
              <w:rPr>
                <w:ins w:id="477" w:author="jim" w:date="2018-09-18T18:51:00Z"/>
              </w:rPr>
            </w:pPr>
          </w:p>
          <w:p w14:paraId="0D4A284A" w14:textId="70F865FD" w:rsidR="00B265D5" w:rsidRDefault="00B265D5" w:rsidP="00B265D5">
            <w:pPr>
              <w:rPr>
                <w:ins w:id="478" w:author="jim" w:date="2018-09-18T18:51:00Z"/>
              </w:rPr>
            </w:pPr>
          </w:p>
          <w:p w14:paraId="046D8337" w14:textId="685FA1E2" w:rsidR="00B265D5" w:rsidRDefault="00B265D5" w:rsidP="00B265D5">
            <w:pPr>
              <w:rPr>
                <w:ins w:id="479" w:author="jim" w:date="2018-09-18T19:01:00Z"/>
              </w:rPr>
            </w:pPr>
            <w:ins w:id="480" w:author="jim" w:date="2018-09-18T18:51:00Z">
              <w:r>
                <w:t>Implementation of the personalized c</w:t>
              </w:r>
            </w:ins>
            <w:ins w:id="481" w:author="jim" w:date="2018-09-18T18:52:00Z">
              <w:r>
                <w:t>ategory will vary by channel over the next 3 months.  The first channel</w:t>
              </w:r>
            </w:ins>
            <w:ins w:id="482" w:author="jim" w:date="2018-09-18T18:59:00Z">
              <w:r w:rsidR="004A0F5D">
                <w:t>s</w:t>
              </w:r>
            </w:ins>
            <w:ins w:id="483" w:author="jim" w:date="2018-09-18T18:52:00Z">
              <w:r>
                <w:t xml:space="preserve"> that will leverage the category for personalized targeting to Users will be the </w:t>
              </w:r>
            </w:ins>
            <w:ins w:id="484" w:author="jim" w:date="2018-09-18T18:53:00Z">
              <w:r>
                <w:t xml:space="preserve">Product Marketing </w:t>
              </w:r>
            </w:ins>
            <w:ins w:id="485" w:author="jim" w:date="2018-09-18T18:59:00Z">
              <w:r w:rsidR="004A0F5D">
                <w:t>and Monetization teams</w:t>
              </w:r>
            </w:ins>
            <w:ins w:id="486" w:author="jim" w:date="2018-09-18T18:53:00Z">
              <w:r>
                <w:t xml:space="preserve">.  Product Marketing has a leading technology for marketing </w:t>
              </w:r>
            </w:ins>
            <w:ins w:id="487" w:author="jim" w:date="2018-09-18T18:54:00Z">
              <w:r>
                <w:t xml:space="preserve">automation that supports </w:t>
              </w:r>
            </w:ins>
            <w:ins w:id="488" w:author="jim" w:date="2018-09-18T18:53:00Z">
              <w:r>
                <w:t>in-app messaging, email marketing, and</w:t>
              </w:r>
            </w:ins>
            <w:ins w:id="489" w:author="jim" w:date="2018-09-18T18:54:00Z">
              <w:r>
                <w:t xml:space="preserve"> push notifications to Users</w:t>
              </w:r>
            </w:ins>
            <w:ins w:id="490" w:author="jim" w:date="2018-09-18T19:15:00Z">
              <w:r w:rsidR="005F60C1">
                <w:t xml:space="preserve"> and existing A/B testing capabilities within their technology. </w:t>
              </w:r>
            </w:ins>
            <w:ins w:id="491" w:author="jim" w:date="2018-09-18T18:54:00Z">
              <w:r>
                <w:t>Product marketing</w:t>
              </w:r>
            </w:ins>
            <w:ins w:id="492" w:author="jim" w:date="2018-09-18T19:16:00Z">
              <w:r w:rsidR="005F60C1">
                <w:t>,</w:t>
              </w:r>
            </w:ins>
            <w:ins w:id="493" w:author="jim" w:date="2018-09-18T18:54:00Z">
              <w:r>
                <w:t xml:space="preserve"> within 2 weeks of receiving </w:t>
              </w:r>
            </w:ins>
            <w:ins w:id="494" w:author="jim" w:date="2018-09-18T19:16:00Z">
              <w:r w:rsidR="005F60C1">
                <w:t xml:space="preserve">access to the category, </w:t>
              </w:r>
            </w:ins>
            <w:ins w:id="495" w:author="jim" w:date="2018-09-18T18:54:00Z">
              <w:r>
                <w:t xml:space="preserve">will have the </w:t>
              </w:r>
            </w:ins>
            <w:ins w:id="496" w:author="jim" w:date="2018-09-18T18:55:00Z">
              <w:r>
                <w:t xml:space="preserve">quickest ability to launch various A/B communication tests and measure the success of re-targeting to </w:t>
              </w:r>
            </w:ins>
            <w:ins w:id="497" w:author="jim" w:date="2018-09-18T18:56:00Z">
              <w:r>
                <w:t>Users within this category</w:t>
              </w:r>
            </w:ins>
            <w:ins w:id="498" w:author="jim" w:date="2018-09-18T18:57:00Z">
              <w:r w:rsidR="004A0F5D">
                <w:t xml:space="preserve">.  </w:t>
              </w:r>
            </w:ins>
            <w:ins w:id="499" w:author="jim" w:date="2018-09-18T19:16:00Z">
              <w:r w:rsidR="005F60C1">
                <w:t xml:space="preserve">Product Marketing also has the ability to land Users on specific pages of </w:t>
              </w:r>
            </w:ins>
            <w:ins w:id="500" w:author="jim" w:date="2018-09-18T19:17:00Z">
              <w:r w:rsidR="005F60C1">
                <w:t xml:space="preserve">related category </w:t>
              </w:r>
            </w:ins>
            <w:ins w:id="501" w:author="jim" w:date="2018-09-18T19:16:00Z">
              <w:r w:rsidR="005F60C1">
                <w:t>content.</w:t>
              </w:r>
            </w:ins>
            <w:ins w:id="502" w:author="jim" w:date="2018-09-18T18:58:00Z">
              <w:r w:rsidR="004A0F5D">
                <w:t xml:space="preserve">   The monetization team will leverage the</w:t>
              </w:r>
            </w:ins>
            <w:ins w:id="503" w:author="jim" w:date="2018-09-18T18:59:00Z">
              <w:r w:rsidR="004A0F5D">
                <w:t xml:space="preserve"> category by A/B testing </w:t>
              </w:r>
            </w:ins>
            <w:ins w:id="504" w:author="jim" w:date="2018-09-18T19:00:00Z">
              <w:r w:rsidR="004A0F5D">
                <w:t xml:space="preserve">internal House advertising to </w:t>
              </w:r>
            </w:ins>
            <w:ins w:id="505" w:author="jim" w:date="2018-09-18T19:01:00Z">
              <w:r w:rsidR="004A0F5D">
                <w:t>these Users to attempt to increase their in-app purchasing within Zedge.</w:t>
              </w:r>
            </w:ins>
            <w:ins w:id="506" w:author="jim" w:date="2018-09-18T19:17:00Z">
              <w:r w:rsidR="005F60C1">
                <w:t xml:space="preserve">  The monetization team also has separate technology systems that can properly A/B test and evaluate performance.</w:t>
              </w:r>
            </w:ins>
          </w:p>
          <w:p w14:paraId="6F1B15D9" w14:textId="7D221399" w:rsidR="004A0F5D" w:rsidRDefault="004A0F5D" w:rsidP="00B265D5">
            <w:pPr>
              <w:rPr>
                <w:ins w:id="507" w:author="jim" w:date="2018-09-18T19:01:00Z"/>
              </w:rPr>
            </w:pPr>
          </w:p>
          <w:p w14:paraId="1F56D8D5" w14:textId="4F8555F4" w:rsidR="004A0F5D" w:rsidRDefault="004A0F5D" w:rsidP="00B265D5">
            <w:pPr>
              <w:rPr>
                <w:ins w:id="508" w:author="jim" w:date="2018-09-18T19:27:00Z"/>
              </w:rPr>
            </w:pPr>
            <w:ins w:id="509" w:author="jim" w:date="2018-09-18T19:01:00Z">
              <w:r>
                <w:t>Implementation of the personalization category will take approximately</w:t>
              </w:r>
            </w:ins>
            <w:ins w:id="510" w:author="jim" w:date="2018-09-18T19:18:00Z">
              <w:r w:rsidR="008B0214">
                <w:t xml:space="preserve"> three to five </w:t>
              </w:r>
            </w:ins>
            <w:ins w:id="511" w:author="jim" w:date="2018-09-18T19:02:00Z">
              <w:r>
                <w:t xml:space="preserve">months for the </w:t>
              </w:r>
            </w:ins>
            <w:ins w:id="512" w:author="jim" w:date="2018-09-18T20:14:00Z">
              <w:r w:rsidR="00FF0D80">
                <w:t>personalization</w:t>
              </w:r>
            </w:ins>
            <w:ins w:id="513" w:author="jim" w:date="2018-09-18T19:18:00Z">
              <w:r w:rsidR="008B0214">
                <w:t xml:space="preserve"> </w:t>
              </w:r>
            </w:ins>
            <w:ins w:id="514" w:author="jim" w:date="2018-09-18T19:02:00Z">
              <w:r>
                <w:t>teams based on current product roadmap priorities</w:t>
              </w:r>
            </w:ins>
            <w:ins w:id="515" w:author="jim" w:date="2018-09-18T19:53:00Z">
              <w:r w:rsidR="002F08F1">
                <w:t xml:space="preserve"> and constraints</w:t>
              </w:r>
            </w:ins>
            <w:ins w:id="516" w:author="jim" w:date="2018-09-18T19:02:00Z">
              <w:r>
                <w:t xml:space="preserve">.  </w:t>
              </w:r>
            </w:ins>
            <w:ins w:id="517" w:author="jim" w:date="2018-09-18T19:19:00Z">
              <w:r w:rsidR="008B0214">
                <w:t xml:space="preserve">These two </w:t>
              </w:r>
            </w:ins>
            <w:ins w:id="518" w:author="jim" w:date="2018-09-18T20:14:00Z">
              <w:r w:rsidR="00FF0D80">
                <w:t xml:space="preserve">personalization </w:t>
              </w:r>
            </w:ins>
            <w:ins w:id="519" w:author="jim" w:date="2018-09-18T19:19:00Z">
              <w:r w:rsidR="008B0214">
                <w:t>teams utilize in-house built technolo</w:t>
              </w:r>
            </w:ins>
            <w:ins w:id="520" w:author="jim" w:date="2018-09-18T19:20:00Z">
              <w:r w:rsidR="008B0214">
                <w:t xml:space="preserve">gy that currently does not support User segmentation for A/B testing.  </w:t>
              </w:r>
            </w:ins>
            <w:ins w:id="521" w:author="jim" w:date="2018-09-18T19:04:00Z">
              <w:r>
                <w:t xml:space="preserve">This </w:t>
              </w:r>
            </w:ins>
            <w:ins w:id="522" w:author="jim" w:date="2018-09-18T19:20:00Z">
              <w:r w:rsidR="008B0214">
                <w:t xml:space="preserve">limitation </w:t>
              </w:r>
            </w:ins>
            <w:ins w:id="523" w:author="jim" w:date="2018-09-18T19:04:00Z">
              <w:r>
                <w:t>is expected to be complete within the next 30 days.</w:t>
              </w:r>
            </w:ins>
            <w:ins w:id="524" w:author="jim" w:date="2018-09-18T19:20:00Z">
              <w:r w:rsidR="008B0214">
                <w:t xml:space="preserve">  Afterward, the teams </w:t>
              </w:r>
            </w:ins>
            <w:ins w:id="525" w:author="jim" w:date="2018-09-18T19:53:00Z">
              <w:r w:rsidR="002F08F1">
                <w:t xml:space="preserve">can </w:t>
              </w:r>
            </w:ins>
            <w:ins w:id="526" w:author="jim" w:date="2018-09-18T19:21:00Z">
              <w:r w:rsidR="008B0214">
                <w:t>develop application flow requirements that support</w:t>
              </w:r>
            </w:ins>
            <w:ins w:id="527" w:author="jim" w:date="2018-09-18T20:15:00Z">
              <w:r w:rsidR="00FF0D80">
                <w:t xml:space="preserve"> </w:t>
              </w:r>
            </w:ins>
            <w:ins w:id="528" w:author="jim" w:date="2018-09-18T19:21:00Z">
              <w:r w:rsidR="008B0214">
                <w:t>User</w:t>
              </w:r>
            </w:ins>
            <w:ins w:id="529" w:author="jim" w:date="2018-09-18T19:22:00Z">
              <w:r w:rsidR="008B0214">
                <w:t xml:space="preserve"> segment</w:t>
              </w:r>
            </w:ins>
            <w:ins w:id="530" w:author="jim" w:date="2018-09-18T20:15:00Z">
              <w:r w:rsidR="00FF0D80">
                <w:t xml:space="preserve"> testing</w:t>
              </w:r>
            </w:ins>
            <w:ins w:id="531" w:author="jim" w:date="2018-09-18T19:21:00Z">
              <w:r w:rsidR="008B0214">
                <w:t xml:space="preserve"> in order to launch their personalizat</w:t>
              </w:r>
            </w:ins>
            <w:ins w:id="532" w:author="jim" w:date="2018-09-18T19:22:00Z">
              <w:r w:rsidR="008B0214">
                <w:t>ion tests</w:t>
              </w:r>
            </w:ins>
            <w:ins w:id="533" w:author="jim" w:date="2018-09-18T19:53:00Z">
              <w:r w:rsidR="002F08F1">
                <w:t xml:space="preserve"> within the app</w:t>
              </w:r>
            </w:ins>
            <w:ins w:id="534" w:author="jim" w:date="2018-09-18T19:22:00Z">
              <w:r w:rsidR="008B0214">
                <w:t xml:space="preserve">.  </w:t>
              </w:r>
            </w:ins>
            <w:ins w:id="535" w:author="jim" w:date="2018-09-18T19:23:00Z">
              <w:r w:rsidR="008B0214">
                <w:t xml:space="preserve"> It is expected, with clear direction </w:t>
              </w:r>
            </w:ins>
            <w:ins w:id="536" w:author="jim" w:date="2018-09-18T19:26:00Z">
              <w:r w:rsidR="008B0214">
                <w:t xml:space="preserve">and goals set </w:t>
              </w:r>
            </w:ins>
            <w:ins w:id="537" w:author="jim" w:date="2018-09-18T19:23:00Z">
              <w:r w:rsidR="008B0214">
                <w:t xml:space="preserve">from the CEO, the </w:t>
              </w:r>
            </w:ins>
            <w:ins w:id="538" w:author="jim" w:date="2018-09-18T19:24:00Z">
              <w:r w:rsidR="008B0214">
                <w:t xml:space="preserve">launch and initial results of </w:t>
              </w:r>
            </w:ins>
            <w:ins w:id="539" w:author="jim" w:date="2018-09-18T19:26:00Z">
              <w:r w:rsidR="008B0214">
                <w:t xml:space="preserve">this </w:t>
              </w:r>
            </w:ins>
            <w:ins w:id="540" w:author="jim" w:date="2018-09-18T19:24:00Z">
              <w:r w:rsidR="008B0214">
                <w:t>personaliz</w:t>
              </w:r>
            </w:ins>
            <w:ins w:id="541" w:author="jim" w:date="2018-09-18T19:26:00Z">
              <w:r w:rsidR="008B0214">
                <w:t>ation effort</w:t>
              </w:r>
            </w:ins>
            <w:ins w:id="542" w:author="jim" w:date="2018-09-18T19:24:00Z">
              <w:r w:rsidR="008B0214">
                <w:t xml:space="preserve"> can be seen within </w:t>
              </w:r>
            </w:ins>
            <w:ins w:id="543" w:author="jim" w:date="2018-09-18T20:15:00Z">
              <w:r w:rsidR="00FF0D80">
                <w:t xml:space="preserve">a total </w:t>
              </w:r>
            </w:ins>
            <w:ins w:id="544" w:author="jim" w:date="2018-09-18T19:24:00Z">
              <w:r w:rsidR="008B0214">
                <w:t>six months</w:t>
              </w:r>
            </w:ins>
            <w:ins w:id="545" w:author="jim" w:date="2018-09-18T19:26:00Z">
              <w:r w:rsidR="008B0214">
                <w:t xml:space="preserve">, or </w:t>
              </w:r>
            </w:ins>
            <w:ins w:id="546" w:author="jim" w:date="2018-09-18T19:27:00Z">
              <w:r w:rsidR="008B0214">
                <w:t>mid-</w:t>
              </w:r>
            </w:ins>
            <w:ins w:id="547" w:author="jim" w:date="2018-09-18T19:26:00Z">
              <w:r w:rsidR="008B0214">
                <w:t>Q1</w:t>
              </w:r>
            </w:ins>
            <w:ins w:id="548" w:author="jim" w:date="2018-09-18T19:27:00Z">
              <w:r w:rsidR="008B0214">
                <w:t xml:space="preserve"> of 2019.</w:t>
              </w:r>
            </w:ins>
          </w:p>
          <w:p w14:paraId="117173C7" w14:textId="48734AD2" w:rsidR="008B0214" w:rsidRDefault="008B0214" w:rsidP="00B265D5">
            <w:pPr>
              <w:rPr>
                <w:ins w:id="549" w:author="jim" w:date="2018-09-18T19:27:00Z"/>
              </w:rPr>
            </w:pPr>
          </w:p>
          <w:p w14:paraId="30190852" w14:textId="4FB403EB" w:rsidR="00B17A69" w:rsidRDefault="008B0214" w:rsidP="00750D37">
            <w:pPr>
              <w:rPr>
                <w:ins w:id="550" w:author="jim" w:date="2018-09-18T19:33:00Z"/>
              </w:rPr>
            </w:pPr>
            <w:ins w:id="551" w:author="jim" w:date="2018-09-18T19:27:00Z">
              <w:r>
                <w:t>The next six months are a critical time for Zedge.</w:t>
              </w:r>
            </w:ins>
            <w:ins w:id="552" w:author="jim" w:date="2018-09-18T19:28:00Z">
              <w:r>
                <w:t xml:space="preserve">  </w:t>
              </w:r>
            </w:ins>
            <w:ins w:id="553" w:author="jim" w:date="2018-09-18T19:32:00Z">
              <w:r w:rsidR="00750D37">
                <w:t xml:space="preserve">If Zedge </w:t>
              </w:r>
            </w:ins>
            <w:ins w:id="554" w:author="jim" w:date="2018-09-18T20:15:00Z">
              <w:r w:rsidR="00FF0D80">
                <w:t>can</w:t>
              </w:r>
            </w:ins>
            <w:ins w:id="555" w:author="jim" w:date="2018-09-18T19:32:00Z">
              <w:r w:rsidR="00750D37">
                <w:t xml:space="preserve"> not show </w:t>
              </w:r>
            </w:ins>
            <w:ins w:id="556" w:author="jim" w:date="2018-09-18T20:24:00Z">
              <w:r w:rsidR="003C6CBB">
                <w:t xml:space="preserve">a </w:t>
              </w:r>
            </w:ins>
            <w:ins w:id="557" w:author="jim" w:date="2018-09-18T19:32:00Z">
              <w:r w:rsidR="00750D37">
                <w:t>growth</w:t>
              </w:r>
            </w:ins>
            <w:ins w:id="558" w:author="jim" w:date="2018-09-18T20:24:00Z">
              <w:r w:rsidR="003C6CBB">
                <w:t xml:space="preserve"> strategy</w:t>
              </w:r>
            </w:ins>
            <w:ins w:id="559" w:author="jim" w:date="2018-09-18T19:33:00Z">
              <w:r w:rsidR="00750D37">
                <w:t>, the company is at risk of losing budget that could be utilized for future initiatives</w:t>
              </w:r>
            </w:ins>
            <w:ins w:id="560" w:author="jim" w:date="2018-09-18T19:54:00Z">
              <w:r w:rsidR="002F08F1">
                <w:t xml:space="preserve"> to </w:t>
              </w:r>
            </w:ins>
            <w:ins w:id="561" w:author="jim" w:date="2018-09-18T19:33:00Z">
              <w:r w:rsidR="00750D37">
                <w:t>personaliz</w:t>
              </w:r>
            </w:ins>
            <w:ins w:id="562" w:author="jim" w:date="2018-09-18T19:54:00Z">
              <w:r w:rsidR="002F08F1">
                <w:t>e</w:t>
              </w:r>
            </w:ins>
            <w:ins w:id="563" w:author="jim" w:date="2018-09-18T19:33:00Z">
              <w:r w:rsidR="00750D37">
                <w:t xml:space="preserve"> content for our Users.  </w:t>
              </w:r>
            </w:ins>
            <w:ins w:id="564" w:author="jim" w:date="2018-09-18T19:28:00Z">
              <w:r>
                <w:t>Our CEO’s main role is to</w:t>
              </w:r>
              <w:r w:rsidR="00750D37">
                <w:t xml:space="preserve"> set the vision</w:t>
              </w:r>
            </w:ins>
            <w:ins w:id="565" w:author="jim" w:date="2018-09-18T19:29:00Z">
              <w:r w:rsidR="00750D37">
                <w:t xml:space="preserve"> and ensure each </w:t>
              </w:r>
            </w:ins>
            <w:ins w:id="566" w:author="jim" w:date="2018-09-18T20:25:00Z">
              <w:r w:rsidR="003C6CBB">
                <w:t xml:space="preserve">Product </w:t>
              </w:r>
            </w:ins>
            <w:ins w:id="567" w:author="jim" w:date="2018-09-18T19:29:00Z">
              <w:r w:rsidR="00750D37">
                <w:t xml:space="preserve">team’s roadmap is aligned to a common goal of identifying </w:t>
              </w:r>
            </w:ins>
            <w:ins w:id="568" w:author="jim" w:date="2018-09-18T19:30:00Z">
              <w:r w:rsidR="00750D37">
                <w:t>the return of investment of personalizing content for our User base.  As a project leader for the initiative, th</w:t>
              </w:r>
            </w:ins>
            <w:ins w:id="569" w:author="jim" w:date="2018-09-18T19:32:00Z">
              <w:r w:rsidR="00750D37">
                <w:t xml:space="preserve">e CEOs commitment </w:t>
              </w:r>
            </w:ins>
            <w:ins w:id="570" w:author="jim" w:date="2018-09-18T19:30:00Z">
              <w:r w:rsidR="00750D37">
                <w:t>w</w:t>
              </w:r>
            </w:ins>
            <w:ins w:id="571" w:author="jim" w:date="2018-09-18T20:16:00Z">
              <w:r w:rsidR="00FF0D80">
                <w:t>ill</w:t>
              </w:r>
            </w:ins>
            <w:ins w:id="572" w:author="jim" w:date="2018-09-18T19:30:00Z">
              <w:r w:rsidR="00750D37">
                <w:t xml:space="preserve"> be the most critical element of success</w:t>
              </w:r>
            </w:ins>
            <w:ins w:id="573" w:author="jim" w:date="2018-09-18T19:31:00Z">
              <w:r w:rsidR="00750D37">
                <w:t xml:space="preserve"> to ensure each Product team and IT </w:t>
              </w:r>
            </w:ins>
            <w:ins w:id="574" w:author="jim" w:date="2018-09-18T19:54:00Z">
              <w:r w:rsidR="002F08F1">
                <w:t>prioritizes</w:t>
              </w:r>
            </w:ins>
            <w:ins w:id="575" w:author="jim" w:date="2018-09-18T19:31:00Z">
              <w:r w:rsidR="00750D37">
                <w:t xml:space="preserve"> their components of the tasks to achieve results from this init</w:t>
              </w:r>
            </w:ins>
            <w:ins w:id="576" w:author="jim" w:date="2018-09-18T19:32:00Z">
              <w:r w:rsidR="00750D37">
                <w:t>iative.</w:t>
              </w:r>
            </w:ins>
          </w:p>
          <w:p w14:paraId="1796530C" w14:textId="7CFCA7F5" w:rsidR="00750D37" w:rsidRDefault="00750D37" w:rsidP="00750D37">
            <w:pPr>
              <w:rPr>
                <w:ins w:id="577" w:author="jim" w:date="2018-09-18T19:34:00Z"/>
              </w:rPr>
            </w:pPr>
          </w:p>
          <w:p w14:paraId="03C44F7A" w14:textId="75143E9D" w:rsidR="00750D37" w:rsidRDefault="00750D37" w:rsidP="00750D37">
            <w:pPr>
              <w:rPr>
                <w:ins w:id="578" w:author="jim" w:date="2018-09-18T19:36:00Z"/>
              </w:rPr>
            </w:pPr>
            <w:ins w:id="579" w:author="jim" w:date="2018-09-18T19:35:00Z">
              <w:r>
                <w:t xml:space="preserve">The </w:t>
              </w:r>
            </w:ins>
            <w:ins w:id="580" w:author="jim" w:date="2018-09-18T19:55:00Z">
              <w:r w:rsidR="002F08F1">
                <w:t xml:space="preserve">next </w:t>
              </w:r>
            </w:ins>
            <w:ins w:id="581" w:author="jim" w:date="2018-09-18T19:35:00Z">
              <w:r>
                <w:t>six months of implementation w</w:t>
              </w:r>
            </w:ins>
            <w:ins w:id="582" w:author="jim" w:date="2018-09-18T20:16:00Z">
              <w:r w:rsidR="00FF0D80">
                <w:t>ill</w:t>
              </w:r>
            </w:ins>
            <w:ins w:id="583" w:author="jim" w:date="2018-09-18T19:36:00Z">
              <w:r>
                <w:t>:</w:t>
              </w:r>
            </w:ins>
          </w:p>
          <w:p w14:paraId="6DA1F695" w14:textId="6239400A" w:rsidR="00750D37" w:rsidRDefault="00750D37" w:rsidP="00750D37">
            <w:pPr>
              <w:pStyle w:val="ListParagraph"/>
              <w:numPr>
                <w:ilvl w:val="0"/>
                <w:numId w:val="6"/>
              </w:numPr>
              <w:rPr>
                <w:ins w:id="584" w:author="jim" w:date="2018-09-18T19:37:00Z"/>
              </w:rPr>
            </w:pPr>
            <w:ins w:id="585" w:author="jim" w:date="2018-09-18T19:36:00Z">
              <w:r>
                <w:t xml:space="preserve">Identify </w:t>
              </w:r>
            </w:ins>
            <w:ins w:id="586" w:author="jim" w:date="2018-09-18T20:16:00Z">
              <w:r w:rsidR="00FF0D80">
                <w:t xml:space="preserve">required </w:t>
              </w:r>
            </w:ins>
            <w:ins w:id="587" w:author="jim" w:date="2018-09-18T19:36:00Z">
              <w:r>
                <w:t>resources within Data Science and IT to support a more scaled operation</w:t>
              </w:r>
            </w:ins>
          </w:p>
          <w:p w14:paraId="6DFDD9A9" w14:textId="0CC37A60" w:rsidR="00750D37" w:rsidRDefault="00750D37" w:rsidP="00750D37">
            <w:pPr>
              <w:pStyle w:val="ListParagraph"/>
              <w:numPr>
                <w:ilvl w:val="0"/>
                <w:numId w:val="6"/>
              </w:numPr>
              <w:rPr>
                <w:ins w:id="588" w:author="jim" w:date="2018-09-18T19:37:00Z"/>
              </w:rPr>
            </w:pPr>
            <w:ins w:id="589" w:author="jim" w:date="2018-09-18T19:37:00Z">
              <w:r>
                <w:t xml:space="preserve">Identify a quantifiable return on investment to gain approval for additional resources </w:t>
              </w:r>
            </w:ins>
          </w:p>
          <w:p w14:paraId="132FCD31" w14:textId="34D8A2E8" w:rsidR="00006D25" w:rsidRDefault="00006D25" w:rsidP="00006D25">
            <w:pPr>
              <w:rPr>
                <w:ins w:id="590" w:author="jim" w:date="2018-09-18T19:39:00Z"/>
              </w:rPr>
            </w:pPr>
          </w:p>
          <w:p w14:paraId="4D710B8B" w14:textId="199CDBF2" w:rsidR="002F08F1" w:rsidRDefault="00006D25" w:rsidP="00006D25">
            <w:pPr>
              <w:rPr>
                <w:ins w:id="591" w:author="jim" w:date="2018-09-18T19:58:00Z"/>
              </w:rPr>
            </w:pPr>
            <w:ins w:id="592" w:author="jim" w:date="2018-09-18T19:39:00Z">
              <w:r>
                <w:t xml:space="preserve">In the short and long-term, Zedge is not at risk to lose any positions due to the advancement of AI within the organization.  </w:t>
              </w:r>
            </w:ins>
            <w:ins w:id="593" w:author="jim" w:date="2018-09-18T19:44:00Z">
              <w:r w:rsidR="007207D4">
                <w:t>In fact, t</w:t>
              </w:r>
            </w:ins>
            <w:ins w:id="594" w:author="jim" w:date="2018-09-18T19:39:00Z">
              <w:r>
                <w:t>he organization w</w:t>
              </w:r>
            </w:ins>
            <w:ins w:id="595" w:author="jim" w:date="2018-09-18T20:18:00Z">
              <w:r w:rsidR="00FF0D80">
                <w:t>ill</w:t>
              </w:r>
            </w:ins>
            <w:ins w:id="596" w:author="jim" w:date="2018-09-18T19:39:00Z">
              <w:r>
                <w:t xml:space="preserve"> see </w:t>
              </w:r>
            </w:ins>
            <w:ins w:id="597" w:author="jim" w:date="2018-09-18T19:44:00Z">
              <w:r w:rsidR="007207D4">
                <w:t xml:space="preserve">positive </w:t>
              </w:r>
            </w:ins>
            <w:ins w:id="598" w:author="jim" w:date="2018-09-18T19:40:00Z">
              <w:r>
                <w:t>growth across Product, Marketing, IT, and Data Science teams</w:t>
              </w:r>
            </w:ins>
            <w:ins w:id="599" w:author="jim" w:date="2018-09-18T19:44:00Z">
              <w:r w:rsidR="007207D4">
                <w:t xml:space="preserve"> and </w:t>
              </w:r>
            </w:ins>
            <w:ins w:id="600" w:author="jim" w:date="2018-09-18T19:45:00Z">
              <w:r w:rsidR="007207D4">
                <w:t xml:space="preserve">potentially </w:t>
              </w:r>
            </w:ins>
            <w:ins w:id="601" w:author="jim" w:date="2018-09-18T19:44:00Z">
              <w:r w:rsidR="007207D4">
                <w:t xml:space="preserve">drive </w:t>
              </w:r>
            </w:ins>
            <w:ins w:id="602" w:author="jim" w:date="2018-09-18T19:46:00Z">
              <w:r w:rsidR="007207D4">
                <w:t>twice</w:t>
              </w:r>
            </w:ins>
            <w:ins w:id="603" w:author="jim" w:date="2018-09-18T19:45:00Z">
              <w:r w:rsidR="007207D4">
                <w:t xml:space="preserve"> the revenue within a two-year period if the projects are prioritized and executed</w:t>
              </w:r>
            </w:ins>
            <w:ins w:id="604" w:author="jim" w:date="2018-09-18T19:40:00Z">
              <w:r>
                <w:t>.</w:t>
              </w:r>
            </w:ins>
            <w:ins w:id="605" w:author="jim" w:date="2018-09-18T19:55:00Z">
              <w:r w:rsidR="002F08F1">
                <w:t xml:space="preserve">  </w:t>
              </w:r>
            </w:ins>
          </w:p>
          <w:p w14:paraId="6C080510" w14:textId="77777777" w:rsidR="002F08F1" w:rsidRDefault="002F08F1" w:rsidP="00006D25">
            <w:pPr>
              <w:rPr>
                <w:ins w:id="606" w:author="jim" w:date="2018-09-18T19:58:00Z"/>
              </w:rPr>
            </w:pPr>
          </w:p>
          <w:p w14:paraId="6EC550B9" w14:textId="2B60CF2C" w:rsidR="00614F11" w:rsidRPr="008D419D" w:rsidRDefault="002F08F1" w:rsidP="008D419D">
            <w:pPr>
              <w:rPr>
                <w:rPrChange w:id="607" w:author="jim" w:date="2018-09-18T20:13:00Z">
                  <w:rPr>
                    <w:rFonts w:ascii="Arial" w:hAnsi="Arial" w:cs="Arial"/>
                    <w:color w:val="000000"/>
                    <w:sz w:val="21"/>
                    <w:szCs w:val="21"/>
                  </w:rPr>
                </w:rPrChange>
              </w:rPr>
              <w:pPrChange w:id="608" w:author="jim" w:date="2018-09-18T20:13:00Z">
                <w:pPr>
                  <w:pStyle w:val="NormalWeb"/>
                  <w:spacing w:before="0" w:beforeAutospacing="0" w:after="240" w:afterAutospacing="0"/>
                  <w:jc w:val="both"/>
                </w:pPr>
              </w:pPrChange>
            </w:pPr>
            <w:ins w:id="609" w:author="jim" w:date="2018-09-18T19:55:00Z">
              <w:r>
                <w:t>What is at</w:t>
              </w:r>
            </w:ins>
            <w:ins w:id="610" w:author="jim" w:date="2018-09-18T19:56:00Z">
              <w:r>
                <w:t xml:space="preserve"> risk, is not implementing this project over the next six months, and losing needed budget to support </w:t>
              </w:r>
            </w:ins>
            <w:ins w:id="611" w:author="jim" w:date="2018-09-18T19:58:00Z">
              <w:r w:rsidR="003B3084">
                <w:t xml:space="preserve">future, </w:t>
              </w:r>
            </w:ins>
            <w:ins w:id="612" w:author="jim" w:date="2018-09-18T19:56:00Z">
              <w:r>
                <w:t xml:space="preserve">personalization </w:t>
              </w:r>
            </w:ins>
            <w:ins w:id="613" w:author="jim" w:date="2018-09-18T19:59:00Z">
              <w:r w:rsidR="003B3084">
                <w:t xml:space="preserve">of content </w:t>
              </w:r>
            </w:ins>
            <w:ins w:id="614" w:author="jim" w:date="2018-09-18T19:56:00Z">
              <w:r>
                <w:t>to our Users.</w:t>
              </w:r>
            </w:ins>
            <w:ins w:id="615" w:author="jim" w:date="2018-09-18T19:57:00Z">
              <w:r>
                <w:t xml:space="preserve">  We risk not only losing competitive advantage in our industry vertical, but losing our ability to compete in a rapidly evolving personalized </w:t>
              </w:r>
            </w:ins>
            <w:ins w:id="616" w:author="jim" w:date="2018-09-18T19:58:00Z">
              <w:r>
                <w:t>environment, where Users expect convenience and ease to discover and enjoy content.</w:t>
              </w:r>
            </w:ins>
          </w:p>
        </w:tc>
      </w:tr>
    </w:tbl>
    <w:p w14:paraId="57601DEC" w14:textId="77777777" w:rsidR="00614F11" w:rsidRPr="00093C47" w:rsidDel="008D419D" w:rsidRDefault="00614F11" w:rsidP="008C56B9">
      <w:pPr>
        <w:pStyle w:val="NormalWeb"/>
        <w:spacing w:before="0" w:beforeAutospacing="0" w:after="240" w:afterAutospacing="0"/>
        <w:jc w:val="both"/>
        <w:rPr>
          <w:del w:id="617" w:author="jim" w:date="2018-09-18T20:13:00Z"/>
          <w:rFonts w:ascii="Arial" w:hAnsi="Arial" w:cs="Arial"/>
          <w:color w:val="000000"/>
          <w:sz w:val="21"/>
          <w:szCs w:val="21"/>
        </w:rPr>
      </w:pPr>
    </w:p>
    <w:p w14:paraId="09A654F5" w14:textId="3BF8965D" w:rsidR="00B51C18" w:rsidRPr="00093C47" w:rsidDel="008D419D" w:rsidRDefault="00B51C18" w:rsidP="008C56B9">
      <w:pPr>
        <w:pStyle w:val="NormalWeb"/>
        <w:spacing w:before="0" w:beforeAutospacing="0" w:after="240" w:afterAutospacing="0"/>
        <w:jc w:val="both"/>
        <w:rPr>
          <w:del w:id="618" w:author="jim" w:date="2018-09-18T20:13:00Z"/>
          <w:rFonts w:ascii="Arial" w:hAnsi="Arial" w:cs="Arial"/>
          <w:color w:val="000000"/>
          <w:sz w:val="21"/>
          <w:szCs w:val="21"/>
        </w:rPr>
      </w:pPr>
    </w:p>
    <w:p w14:paraId="0AF1D69D" w14:textId="77777777" w:rsidR="00806617" w:rsidRPr="00806617" w:rsidRDefault="00806617">
      <w:pPr>
        <w:rPr>
          <w:ins w:id="619" w:author="jim" w:date="2018-09-17T18:27:00Z"/>
        </w:rPr>
        <w:pPrChange w:id="620" w:author="jim" w:date="2018-09-17T18:27:00Z">
          <w:pPr>
            <w:spacing w:after="240" w:line="240" w:lineRule="auto"/>
          </w:pPr>
        </w:pPrChange>
      </w:pPr>
    </w:p>
    <w:p w14:paraId="27486E4B" w14:textId="77777777" w:rsidR="00806617" w:rsidRPr="00806617" w:rsidRDefault="00806617">
      <w:pPr>
        <w:rPr>
          <w:ins w:id="621" w:author="jim" w:date="2018-09-17T18:27:00Z"/>
        </w:rPr>
        <w:pPrChange w:id="622" w:author="jim" w:date="2018-09-17T18:27:00Z">
          <w:pPr>
            <w:spacing w:after="240" w:line="240" w:lineRule="auto"/>
          </w:pPr>
        </w:pPrChange>
      </w:pPr>
    </w:p>
    <w:p w14:paraId="68E75B51" w14:textId="77777777" w:rsidR="00806617" w:rsidRPr="00806617" w:rsidRDefault="00806617">
      <w:pPr>
        <w:rPr>
          <w:ins w:id="623" w:author="jim" w:date="2018-09-17T18:27:00Z"/>
        </w:rPr>
        <w:pPrChange w:id="624" w:author="jim" w:date="2018-09-17T18:27:00Z">
          <w:pPr>
            <w:spacing w:after="240" w:line="240" w:lineRule="auto"/>
          </w:pPr>
        </w:pPrChange>
      </w:pPr>
    </w:p>
    <w:p w14:paraId="3E7965BB" w14:textId="77777777" w:rsidR="00806617" w:rsidRPr="00806617" w:rsidRDefault="00806617">
      <w:pPr>
        <w:rPr>
          <w:ins w:id="625" w:author="jim" w:date="2018-09-17T18:27:00Z"/>
        </w:rPr>
        <w:pPrChange w:id="626" w:author="jim" w:date="2018-09-17T18:27:00Z">
          <w:pPr>
            <w:spacing w:after="240" w:line="240" w:lineRule="auto"/>
          </w:pPr>
        </w:pPrChange>
      </w:pPr>
    </w:p>
    <w:p w14:paraId="11A2D1BE" w14:textId="77777777" w:rsidR="00806617" w:rsidRPr="00806617" w:rsidRDefault="00806617">
      <w:pPr>
        <w:rPr>
          <w:ins w:id="627" w:author="jim" w:date="2018-09-17T18:27:00Z"/>
        </w:rPr>
        <w:pPrChange w:id="628" w:author="jim" w:date="2018-09-17T18:27:00Z">
          <w:pPr>
            <w:spacing w:after="240" w:line="240" w:lineRule="auto"/>
          </w:pPr>
        </w:pPrChange>
      </w:pPr>
      <w:bookmarkStart w:id="629" w:name="_GoBack"/>
      <w:bookmarkEnd w:id="629"/>
    </w:p>
    <w:p w14:paraId="1432B8FB" w14:textId="77777777" w:rsidR="00806617" w:rsidRPr="00806617" w:rsidRDefault="00806617">
      <w:pPr>
        <w:rPr>
          <w:ins w:id="630" w:author="jim" w:date="2018-09-17T18:27:00Z"/>
        </w:rPr>
        <w:pPrChange w:id="631" w:author="jim" w:date="2018-09-17T18:27:00Z">
          <w:pPr>
            <w:spacing w:after="240" w:line="240" w:lineRule="auto"/>
          </w:pPr>
        </w:pPrChange>
      </w:pPr>
    </w:p>
    <w:p w14:paraId="0D3F074F" w14:textId="77777777" w:rsidR="00806617" w:rsidRPr="00806617" w:rsidRDefault="00806617">
      <w:pPr>
        <w:rPr>
          <w:ins w:id="632" w:author="jim" w:date="2018-09-17T18:27:00Z"/>
        </w:rPr>
        <w:pPrChange w:id="633" w:author="jim" w:date="2018-09-17T18:27:00Z">
          <w:pPr>
            <w:spacing w:after="240" w:line="240" w:lineRule="auto"/>
          </w:pPr>
        </w:pPrChange>
      </w:pPr>
    </w:p>
    <w:p w14:paraId="1A31E2F5" w14:textId="460806CA" w:rsidR="00806617" w:rsidRDefault="00806617" w:rsidP="00806617">
      <w:pPr>
        <w:rPr>
          <w:ins w:id="634" w:author="jim" w:date="2018-09-17T18:27:00Z"/>
        </w:rPr>
      </w:pPr>
    </w:p>
    <w:p w14:paraId="3CF949DA" w14:textId="4292FB33" w:rsidR="00806617" w:rsidRDefault="00806617" w:rsidP="00806617">
      <w:pPr>
        <w:rPr>
          <w:ins w:id="635" w:author="jim" w:date="2018-09-17T18:27:00Z"/>
        </w:rPr>
      </w:pPr>
    </w:p>
    <w:p w14:paraId="1BBBA68D" w14:textId="77777777" w:rsidR="00DF743C" w:rsidRPr="00806617" w:rsidRDefault="00DF743C">
      <w:pPr>
        <w:pPrChange w:id="636" w:author="jim" w:date="2018-09-17T18:27:00Z">
          <w:pPr>
            <w:spacing w:after="240" w:line="240" w:lineRule="auto"/>
          </w:pPr>
        </w:pPrChange>
      </w:pPr>
    </w:p>
    <w:sectPr w:rsidR="00DF743C" w:rsidRPr="00806617" w:rsidSect="00121DD2">
      <w:headerReference w:type="even" r:id="rId8"/>
      <w:headerReference w:type="default" r:id="rId9"/>
      <w:footerReference w:type="default" r:id="rId10"/>
      <w:headerReference w:type="first" r:id="rId11"/>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8E80D" w14:textId="77777777" w:rsidR="008E5681" w:rsidRDefault="008E5681" w:rsidP="00DF743C">
      <w:pPr>
        <w:spacing w:after="0" w:line="240" w:lineRule="auto"/>
      </w:pPr>
      <w:r>
        <w:separator/>
      </w:r>
    </w:p>
  </w:endnote>
  <w:endnote w:type="continuationSeparator" w:id="0">
    <w:p w14:paraId="168088E1" w14:textId="77777777" w:rsidR="008E5681" w:rsidRDefault="008E5681" w:rsidP="00DF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Grande">
    <w:altName w:val="Calibri"/>
    <w:charset w:val="00"/>
    <w:family w:val="auto"/>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49411" w14:textId="77777777" w:rsidR="00BB40BB" w:rsidRDefault="00BB40BB" w:rsidP="00D15710">
    <w:pPr>
      <w:tabs>
        <w:tab w:val="left" w:pos="1440"/>
      </w:tabs>
      <w:spacing w:after="0" w:line="240" w:lineRule="auto"/>
      <w:rPr>
        <w:rFonts w:eastAsia="Calibri" w:cs="Times New Roman"/>
        <w:noProof/>
      </w:rPr>
    </w:pPr>
  </w:p>
  <w:p w14:paraId="00EF71AE" w14:textId="4CC07A67" w:rsidR="00F96407" w:rsidRPr="00D15710" w:rsidRDefault="00DF743C" w:rsidP="00D15710">
    <w:pPr>
      <w:tabs>
        <w:tab w:val="left" w:pos="1440"/>
      </w:tabs>
      <w:spacing w:after="0" w:line="240" w:lineRule="auto"/>
      <w:rPr>
        <w:rFonts w:eastAsia="Calibri" w:cs="Times New Roman"/>
      </w:rPr>
    </w:pPr>
    <w:r w:rsidRPr="00DF743C">
      <w:rPr>
        <w:rFonts w:eastAsia="Calibri" w:cs="Times New Roman"/>
        <w:noProof/>
      </w:rPr>
      <mc:AlternateContent>
        <mc:Choice Requires="wps">
          <w:drawing>
            <wp:anchor distT="0" distB="0" distL="114300" distR="114300" simplePos="0" relativeHeight="251667456" behindDoc="0" locked="0" layoutInCell="1" allowOverlap="1" wp14:anchorId="10DCFC01" wp14:editId="08BC7C79">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148B0F42"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" strokecolor="#8c8c8c" strokeweight=".5pt">
              <v:stroke endcap="round"/>
            </v:line>
          </w:pict>
        </mc:Fallback>
      </mc:AlternateContent>
    </w:r>
    <w:r w:rsidRPr="00DF743C">
      <w:rPr>
        <w:rFonts w:eastAsia="Calibri" w:cs="Times New Roman"/>
        <w:noProof/>
      </w:rPr>
      <w:t xml:space="preserve"> </w:t>
    </w:r>
  </w:p>
  <w:p w14:paraId="7CE8C29A" w14:textId="77777777" w:rsidR="00F96407" w:rsidRDefault="00D15710" w:rsidP="00DF743C">
    <w:pPr>
      <w:spacing w:after="0" w:line="240" w:lineRule="auto"/>
      <w:rPr>
        <w:rFonts w:eastAsia="Calibri" w:cs="Arial"/>
        <w:b/>
        <w:color w:val="808080"/>
        <w:sz w:val="15"/>
        <w:szCs w:val="15"/>
      </w:rPr>
    </w:pPr>
    <w:r w:rsidRPr="00DF743C">
      <w:rPr>
        <w:rFonts w:eastAsia="Calibri" w:cs="Times New Roman"/>
        <w:noProof/>
        <w:color w:val="808080"/>
      </w:rPr>
      <w:drawing>
        <wp:anchor distT="0" distB="0" distL="114300" distR="114300" simplePos="0" relativeHeight="251668480" behindDoc="0" locked="0" layoutInCell="1" allowOverlap="1" wp14:anchorId="41FFD3B9" wp14:editId="0E6A28AB">
          <wp:simplePos x="0" y="0"/>
          <wp:positionH relativeFrom="column">
            <wp:posOffset>3267710</wp:posOffset>
          </wp:positionH>
          <wp:positionV relativeFrom="paragraph">
            <wp:posOffset>10795</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7" name="Picture 7"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E761A" w14:textId="77777777" w:rsidR="00DF743C" w:rsidRDefault="00DF743C" w:rsidP="00DF743C">
    <w:pPr>
      <w:spacing w:after="0" w:line="240" w:lineRule="auto"/>
      <w:rPr>
        <w:rFonts w:eastAsia="Calibri" w:cs="Arial"/>
        <w:color w:val="808080"/>
        <w:sz w:val="15"/>
        <w:szCs w:val="15"/>
      </w:rPr>
    </w:pPr>
    <w:r w:rsidRPr="00DF743C">
      <w:rPr>
        <w:rFonts w:eastAsia="Calibri" w:cs="Arial"/>
        <w:b/>
        <w:color w:val="808080"/>
        <w:sz w:val="15"/>
        <w:szCs w:val="15"/>
      </w:rPr>
      <w:t>Tel:</w:t>
    </w:r>
    <w:r w:rsidRPr="00DF743C">
      <w:rPr>
        <w:rFonts w:eastAsia="Calibri" w:cs="Arial"/>
        <w:color w:val="808080"/>
        <w:sz w:val="15"/>
        <w:szCs w:val="15"/>
      </w:rPr>
      <w:t xml:space="preserve"> +1 224 249 3522 | </w:t>
    </w:r>
    <w:r w:rsidRPr="00DF743C">
      <w:rPr>
        <w:rFonts w:eastAsia="Calibri" w:cs="Arial"/>
        <w:b/>
        <w:color w:val="808080"/>
        <w:sz w:val="15"/>
        <w:szCs w:val="15"/>
      </w:rPr>
      <w:t>Email:</w:t>
    </w:r>
    <w:r w:rsidRPr="00DF743C">
      <w:rPr>
        <w:rFonts w:eastAsia="Calibri" w:cs="Arial"/>
        <w:color w:val="808080"/>
        <w:sz w:val="15"/>
        <w:szCs w:val="15"/>
      </w:rPr>
      <w:t xml:space="preserve"> mitsloan@getsmarter.com | </w:t>
    </w:r>
    <w:r w:rsidRPr="00DF743C">
      <w:rPr>
        <w:rFonts w:eastAsia="Calibri" w:cs="Arial"/>
        <w:b/>
        <w:color w:val="808080"/>
        <w:sz w:val="15"/>
        <w:szCs w:val="15"/>
      </w:rPr>
      <w:t>Website:</w:t>
    </w:r>
    <w:r w:rsidRPr="00DF743C">
      <w:rPr>
        <w:rFonts w:eastAsia="Calibri" w:cs="Arial"/>
        <w:color w:val="808080"/>
        <w:sz w:val="15"/>
        <w:szCs w:val="15"/>
      </w:rPr>
      <w:t xml:space="preserve"> getsmarter.com</w:t>
    </w:r>
  </w:p>
  <w:p w14:paraId="76856E87" w14:textId="77777777" w:rsidR="00F96407" w:rsidRPr="00DF743C" w:rsidRDefault="00F96407" w:rsidP="00DF743C">
    <w:pPr>
      <w:spacing w:after="0" w:line="240" w:lineRule="auto"/>
      <w:rPr>
        <w:rFonts w:eastAsia="Times New Roman" w:cs="Arial"/>
        <w:color w:val="808080"/>
        <w:sz w:val="15"/>
        <w:szCs w:val="15"/>
      </w:rPr>
    </w:pPr>
  </w:p>
  <w:p w14:paraId="77EE1BE3" w14:textId="647E82D9" w:rsidR="00DF743C" w:rsidRPr="00DF743C" w:rsidRDefault="00DF743C" w:rsidP="00D15710">
    <w:pPr>
      <w:spacing w:after="0" w:line="240" w:lineRule="auto"/>
      <w:ind w:left="1080" w:firstLine="1350"/>
      <w:jc w:val="center"/>
      <w:rPr>
        <w:rFonts w:eastAsia="MS Mincho" w:cs="Arial"/>
        <w:noProof/>
        <w:color w:val="808080"/>
        <w:sz w:val="15"/>
        <w:szCs w:val="15"/>
      </w:rPr>
    </w:pPr>
    <w:r w:rsidRPr="00DF743C">
      <w:rPr>
        <w:rFonts w:eastAsia="MS Mincho" w:cs="Arial"/>
        <w:color w:val="808080"/>
        <w:sz w:val="15"/>
        <w:szCs w:val="15"/>
      </w:rPr>
      <w:t xml:space="preserve">Page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PAGE </w:instrText>
    </w:r>
    <w:r w:rsidRPr="00DF743C">
      <w:rPr>
        <w:rFonts w:eastAsia="MS Mincho" w:cs="Arial"/>
        <w:color w:val="808080"/>
        <w:sz w:val="15"/>
        <w:szCs w:val="15"/>
      </w:rPr>
      <w:fldChar w:fldCharType="separate"/>
    </w:r>
    <w:r w:rsidR="00EF532F">
      <w:rPr>
        <w:rFonts w:eastAsia="MS Mincho" w:cs="Arial"/>
        <w:noProof/>
        <w:color w:val="808080"/>
        <w:sz w:val="15"/>
        <w:szCs w:val="15"/>
      </w:rPr>
      <w:t>4</w:t>
    </w:r>
    <w:r w:rsidRPr="00DF743C">
      <w:rPr>
        <w:rFonts w:eastAsia="MS Mincho" w:cs="Arial"/>
        <w:color w:val="808080"/>
        <w:sz w:val="15"/>
        <w:szCs w:val="15"/>
      </w:rPr>
      <w:fldChar w:fldCharType="end"/>
    </w:r>
    <w:r w:rsidRPr="00DF743C">
      <w:rPr>
        <w:rFonts w:eastAsia="MS Mincho" w:cs="Arial"/>
        <w:color w:val="808080"/>
        <w:sz w:val="15"/>
        <w:szCs w:val="15"/>
      </w:rPr>
      <w:t xml:space="preserve"> of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NUMPAGES </w:instrText>
    </w:r>
    <w:r w:rsidRPr="00DF743C">
      <w:rPr>
        <w:rFonts w:eastAsia="MS Mincho" w:cs="Arial"/>
        <w:color w:val="808080"/>
        <w:sz w:val="15"/>
        <w:szCs w:val="15"/>
      </w:rPr>
      <w:fldChar w:fldCharType="separate"/>
    </w:r>
    <w:r w:rsidR="00EF532F">
      <w:rPr>
        <w:rFonts w:eastAsia="MS Mincho" w:cs="Arial"/>
        <w:noProof/>
        <w:color w:val="808080"/>
        <w:sz w:val="15"/>
        <w:szCs w:val="15"/>
      </w:rPr>
      <w:t>4</w:t>
    </w:r>
    <w:r w:rsidRPr="00DF743C">
      <w:rPr>
        <w:rFonts w:eastAsia="MS Mincho" w:cs="Arial"/>
        <w:noProof/>
        <w:color w:val="808080"/>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0A232" w14:textId="77777777" w:rsidR="008E5681" w:rsidRDefault="008E5681" w:rsidP="00DF743C">
      <w:pPr>
        <w:spacing w:after="0" w:line="240" w:lineRule="auto"/>
      </w:pPr>
      <w:r>
        <w:separator/>
      </w:r>
    </w:p>
  </w:footnote>
  <w:footnote w:type="continuationSeparator" w:id="0">
    <w:p w14:paraId="56C2B118" w14:textId="77777777" w:rsidR="008E5681" w:rsidRDefault="008E5681" w:rsidP="00DF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AE3A8" w14:textId="77777777" w:rsidR="00DF743C" w:rsidRDefault="008E5681">
    <w:pPr>
      <w:pStyle w:val="Header"/>
    </w:pPr>
    <w:r>
      <w:rPr>
        <w:noProof/>
      </w:rPr>
      <w:pict w14:anchorId="3F9153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3" o:spid="_x0000_s2050" type="#_x0000_t75" style="position:absolute;left:0;text-align:left;margin-left:0;margin-top:0;width:595.25pt;height:842pt;z-index:-251643904;mso-position-horizontal:center;mso-position-horizontal-relative:margin;mso-position-vertical:center;mso-position-vertical-relative:margin" o:allowincell="f">
          <v:imagedata r:id="rId1" o:title="MIT Sloan Csail AI_cov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3126D" w14:textId="77777777" w:rsidR="00DF743C" w:rsidRPr="00DF743C" w:rsidRDefault="00C45EEA" w:rsidP="00DF743C">
    <w:pPr>
      <w:tabs>
        <w:tab w:val="left" w:pos="1440"/>
        <w:tab w:val="center" w:pos="4513"/>
        <w:tab w:val="right" w:pos="9026"/>
      </w:tabs>
      <w:spacing w:after="0" w:line="240" w:lineRule="auto"/>
      <w:rPr>
        <w:rFonts w:eastAsia="Calibri" w:cs="Times New Roman"/>
        <w:vertAlign w:val="subscript"/>
      </w:rPr>
    </w:pPr>
    <w:bookmarkStart w:id="637" w:name="_Hlk492394215"/>
    <w:r w:rsidRPr="00DF743C">
      <w:rPr>
        <w:rFonts w:eastAsia="Calibri" w:cs="Times New Roman"/>
        <w:noProof/>
        <w:sz w:val="10"/>
        <w:szCs w:val="10"/>
      </w:rPr>
      <w:drawing>
        <wp:anchor distT="0" distB="0" distL="114300" distR="114300" simplePos="0" relativeHeight="251665408" behindDoc="1" locked="0" layoutInCell="1" allowOverlap="1" wp14:anchorId="452A586E" wp14:editId="048F5299">
          <wp:simplePos x="0" y="0"/>
          <wp:positionH relativeFrom="column">
            <wp:posOffset>4476750</wp:posOffset>
          </wp:positionH>
          <wp:positionV relativeFrom="paragraph">
            <wp:posOffset>-104775</wp:posOffset>
          </wp:positionV>
          <wp:extent cx="885825" cy="642329"/>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CSAIL-logo_alone-01.png"/>
                  <pic:cNvPicPr/>
                </pic:nvPicPr>
                <pic:blipFill>
                  <a:blip r:embed="rId1">
                    <a:extLst>
                      <a:ext uri="{28A0092B-C50C-407E-A947-70E740481C1C}">
                        <a14:useLocalDpi xmlns:a14="http://schemas.microsoft.com/office/drawing/2010/main" val="0"/>
                      </a:ext>
                    </a:extLst>
                  </a:blip>
                  <a:stretch>
                    <a:fillRect/>
                  </a:stretch>
                </pic:blipFill>
                <pic:spPr>
                  <a:xfrm>
                    <a:off x="0" y="0"/>
                    <a:ext cx="885825" cy="642329"/>
                  </a:xfrm>
                  <a:prstGeom prst="rect">
                    <a:avLst/>
                  </a:prstGeom>
                </pic:spPr>
              </pic:pic>
            </a:graphicData>
          </a:graphic>
          <wp14:sizeRelH relativeFrom="page">
            <wp14:pctWidth>0</wp14:pctWidth>
          </wp14:sizeRelH>
          <wp14:sizeRelV relativeFrom="page">
            <wp14:pctHeight>0</wp14:pctHeight>
          </wp14:sizeRelV>
        </wp:anchor>
      </w:drawing>
    </w:r>
    <w:r w:rsidR="00121DD2" w:rsidRPr="00DF743C">
      <w:rPr>
        <w:rFonts w:eastAsia="Calibri" w:cs="Times New Roman"/>
        <w:noProof/>
      </w:rPr>
      <mc:AlternateContent>
        <mc:Choice Requires="wps">
          <w:drawing>
            <wp:anchor distT="0" distB="0" distL="114300" distR="114300" simplePos="0" relativeHeight="251663360" behindDoc="0" locked="0" layoutInCell="1" allowOverlap="1" wp14:anchorId="09607ADF" wp14:editId="555674D5">
              <wp:simplePos x="0" y="0"/>
              <wp:positionH relativeFrom="column">
                <wp:posOffset>-293370</wp:posOffset>
              </wp:positionH>
              <wp:positionV relativeFrom="paragraph">
                <wp:posOffset>591185</wp:posOffset>
              </wp:positionV>
              <wp:extent cx="1117600" cy="342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1117600" cy="342900"/>
                      </a:xfrm>
                      <a:prstGeom prst="rect">
                        <a:avLst/>
                      </a:prstGeom>
                      <a:noFill/>
                      <a:ln>
                        <a:noFill/>
                      </a:ln>
                      <a:effectLst/>
                    </wps:spPr>
                    <wps:txb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07ADF" id="_x0000_t202" coordsize="21600,21600" o:spt="202" path="m,l,21600r21600,l21600,xe">
              <v:stroke joinstyle="miter"/>
              <v:path gradientshapeok="t" o:connecttype="rect"/>
            </v:shapetype>
            <v:shape id="Text Box 13" o:spid="_x0000_s1026" type="#_x0000_t202" style="position:absolute;left:0;text-align:left;margin-left:-23.1pt;margin-top:46.55pt;width:8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" filled="f" stroked="f">
              <v:textbo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v:textbox>
            </v:shape>
          </w:pict>
        </mc:Fallback>
      </mc:AlternateContent>
    </w:r>
    <w:r w:rsidR="00121DD2" w:rsidRPr="00DF743C">
      <w:rPr>
        <w:rFonts w:eastAsia="Calibri" w:cs="Times New Roman"/>
        <w:noProof/>
      </w:rPr>
      <mc:AlternateContent>
        <mc:Choice Requires="wps">
          <w:drawing>
            <wp:anchor distT="0" distB="0" distL="114300" distR="114300" simplePos="0" relativeHeight="251664384" behindDoc="0" locked="0" layoutInCell="1" allowOverlap="1" wp14:anchorId="70CCF594" wp14:editId="01F625AE">
              <wp:simplePos x="0" y="0"/>
              <wp:positionH relativeFrom="column">
                <wp:posOffset>-259553</wp:posOffset>
              </wp:positionH>
              <wp:positionV relativeFrom="paragraph">
                <wp:posOffset>565490</wp:posOffset>
              </wp:positionV>
              <wp:extent cx="1079060" cy="0"/>
              <wp:effectExtent l="0" t="0" r="13335" b="25400"/>
              <wp:wrapNone/>
              <wp:docPr id="14" name="Straight Connector 14"/>
              <wp:cNvGraphicFramePr/>
              <a:graphic xmlns:a="http://schemas.openxmlformats.org/drawingml/2006/main">
                <a:graphicData uri="http://schemas.microsoft.com/office/word/2010/wordprocessingShape">
                  <wps:wsp>
                    <wps:cNvCnPr/>
                    <wps:spPr>
                      <a:xfrm>
                        <a:off x="0" y="0"/>
                        <a:ext cx="1079060" cy="0"/>
                      </a:xfrm>
                      <a:prstGeom prst="line">
                        <a:avLst/>
                      </a:prstGeom>
                      <a:noFill/>
                      <a:ln w="9525"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31573AC7" id="Straight Connector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5pt,44.55pt" to="6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" strokecolor="#d9d9d9">
              <v:stroke endcap="round"/>
            </v:line>
          </w:pict>
        </mc:Fallback>
      </mc:AlternateContent>
    </w:r>
    <w:r w:rsidR="00DF743C" w:rsidRPr="00DF743C">
      <w:rPr>
        <w:rFonts w:eastAsia="Calibri" w:cs="Times New Roman"/>
        <w:noProof/>
        <w:vertAlign w:val="subscript"/>
      </w:rPr>
      <w:drawing>
        <wp:anchor distT="0" distB="0" distL="114300" distR="114300" simplePos="0" relativeHeight="251662336" behindDoc="0" locked="0" layoutInCell="1" allowOverlap="1" wp14:anchorId="5B1041E0" wp14:editId="19BC1B07">
          <wp:simplePos x="0" y="0"/>
          <wp:positionH relativeFrom="column">
            <wp:posOffset>-259611</wp:posOffset>
          </wp:positionH>
          <wp:positionV relativeFrom="paragraph">
            <wp:posOffset>-154276</wp:posOffset>
          </wp:positionV>
          <wp:extent cx="1043305" cy="603885"/>
          <wp:effectExtent l="0" t="0" r="0" b="5715"/>
          <wp:wrapTight wrapText="left">
            <wp:wrapPolygon edited="0">
              <wp:start x="526" y="0"/>
              <wp:lineTo x="0" y="13628"/>
              <wp:lineTo x="0" y="20896"/>
              <wp:lineTo x="21035" y="20896"/>
              <wp:lineTo x="21035" y="12719"/>
              <wp:lineTo x="18405" y="0"/>
              <wp:lineTo x="52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31B6E5CC" w14:textId="77777777" w:rsidR="00DF743C" w:rsidRPr="00DF743C" w:rsidRDefault="00DF743C" w:rsidP="00DF743C">
    <w:pPr>
      <w:tabs>
        <w:tab w:val="left" w:pos="1440"/>
        <w:tab w:val="center" w:pos="4513"/>
        <w:tab w:val="right" w:pos="9026"/>
      </w:tabs>
      <w:spacing w:after="0" w:line="240" w:lineRule="auto"/>
      <w:rPr>
        <w:rFonts w:eastAsia="Calibri" w:cs="Times New Roman"/>
        <w:sz w:val="10"/>
        <w:szCs w:val="10"/>
      </w:rPr>
    </w:pPr>
  </w:p>
  <w:p w14:paraId="509A82DF" w14:textId="77777777" w:rsidR="00DF743C" w:rsidRPr="00DF743C" w:rsidRDefault="00C45EEA" w:rsidP="00DF743C">
    <w:pPr>
      <w:tabs>
        <w:tab w:val="left" w:pos="1440"/>
        <w:tab w:val="center" w:pos="4513"/>
        <w:tab w:val="right" w:pos="9026"/>
      </w:tabs>
      <w:spacing w:after="0" w:line="240" w:lineRule="auto"/>
      <w:rPr>
        <w:rFonts w:eastAsia="Calibri" w:cs="Times New Roman"/>
      </w:rPr>
    </w:pPr>
    <w:r w:rsidRPr="00DF743C">
      <w:rPr>
        <w:rFonts w:eastAsia="Calibri" w:cs="Times New Roman"/>
        <w:noProof/>
      </w:rPr>
      <mc:AlternateContent>
        <mc:Choice Requires="wps">
          <w:drawing>
            <wp:anchor distT="0" distB="0" distL="114300" distR="114300" simplePos="0" relativeHeight="251661312" behindDoc="0" locked="0" layoutInCell="1" allowOverlap="1" wp14:anchorId="60658E31" wp14:editId="330CE5E9">
              <wp:simplePos x="0" y="0"/>
              <wp:positionH relativeFrom="margin">
                <wp:align>center</wp:align>
              </wp:positionH>
              <wp:positionV relativeFrom="paragraph">
                <wp:posOffset>165735</wp:posOffset>
              </wp:positionV>
              <wp:extent cx="5944870" cy="7620"/>
              <wp:effectExtent l="0" t="0" r="36830" b="30480"/>
              <wp:wrapNone/>
              <wp:docPr id="15" name="Straight Connector 15"/>
              <wp:cNvGraphicFramePr/>
              <a:graphic xmlns:a="http://schemas.openxmlformats.org/drawingml/2006/main">
                <a:graphicData uri="http://schemas.microsoft.com/office/word/2010/wordprocessingShape">
                  <wps:wsp>
                    <wps:cNvCnPr/>
                    <wps:spPr>
                      <a:xfrm>
                        <a:off x="0" y="0"/>
                        <a:ext cx="5944870" cy="7620"/>
                      </a:xfrm>
                      <a:prstGeom prst="line">
                        <a:avLst/>
                      </a:prstGeom>
                      <a:noFill/>
                      <a:ln w="6350"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3D6A37AC" id="Straight Connector 1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05pt" to="468.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" strokecolor="#d9d9d9" strokeweight=".5pt">
              <v:stroke endcap="round"/>
              <w10:wrap anchorx="margin"/>
            </v:line>
          </w:pict>
        </mc:Fallback>
      </mc:AlternateContent>
    </w:r>
  </w:p>
  <w:bookmarkEnd w:id="637"/>
  <w:p w14:paraId="529B94F4" w14:textId="77777777" w:rsidR="00DF743C" w:rsidRDefault="00DF743C">
    <w:pPr>
      <w:pStyle w:val="Header"/>
    </w:pPr>
  </w:p>
  <w:p w14:paraId="35AE3CB8" w14:textId="77777777" w:rsidR="0082759F" w:rsidRDefault="008275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79752" w14:textId="77777777" w:rsidR="00DF743C" w:rsidRDefault="008E5681">
    <w:pPr>
      <w:pStyle w:val="Header"/>
    </w:pPr>
    <w:r>
      <w:rPr>
        <w:noProof/>
      </w:rPr>
      <w:pict w14:anchorId="19A6C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2" o:spid="_x0000_s2049" type="#_x0000_t75" style="position:absolute;left:0;text-align:left;margin-left:0;margin-top:0;width:595.25pt;height:842pt;z-index:-251644928;mso-position-horizontal:center;mso-position-horizontal-relative:margin;mso-position-vertical:center;mso-position-vertical-relative:margin" o:allowincell="f">
          <v:imagedata r:id="rId1" o:title="MIT Sloan Csail AI_cov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36640"/>
    <w:multiLevelType w:val="multilevel"/>
    <w:tmpl w:val="0806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75279F"/>
    <w:multiLevelType w:val="hybridMultilevel"/>
    <w:tmpl w:val="72688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C144D8"/>
    <w:multiLevelType w:val="hybridMultilevel"/>
    <w:tmpl w:val="CA34B5E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15:restartNumberingAfterBreak="0">
    <w:nsid w:val="54FA3A9F"/>
    <w:multiLevelType w:val="multilevel"/>
    <w:tmpl w:val="50C6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F52003"/>
    <w:multiLevelType w:val="hybridMultilevel"/>
    <w:tmpl w:val="124C5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D646D3"/>
    <w:multiLevelType w:val="hybridMultilevel"/>
    <w:tmpl w:val="02F4B174"/>
    <w:lvl w:ilvl="0" w:tplc="2A4E4D24">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686086"/>
    <w:multiLevelType w:val="hybridMultilevel"/>
    <w:tmpl w:val="6832AB3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7C6542"/>
    <w:multiLevelType w:val="hybridMultilevel"/>
    <w:tmpl w:val="D41A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m">
    <w15:presenceInfo w15:providerId="None" w15:userId="j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43C"/>
    <w:rsid w:val="00006D25"/>
    <w:rsid w:val="0003370E"/>
    <w:rsid w:val="00043700"/>
    <w:rsid w:val="00056F79"/>
    <w:rsid w:val="00067821"/>
    <w:rsid w:val="00082129"/>
    <w:rsid w:val="00093C47"/>
    <w:rsid w:val="00095D68"/>
    <w:rsid w:val="000D44C0"/>
    <w:rsid w:val="000D5059"/>
    <w:rsid w:val="00100CB5"/>
    <w:rsid w:val="00121DD2"/>
    <w:rsid w:val="00136BB1"/>
    <w:rsid w:val="00165708"/>
    <w:rsid w:val="001B0526"/>
    <w:rsid w:val="001C1D7E"/>
    <w:rsid w:val="001C2F1D"/>
    <w:rsid w:val="001E02D0"/>
    <w:rsid w:val="001E4FC2"/>
    <w:rsid w:val="0020214B"/>
    <w:rsid w:val="00204687"/>
    <w:rsid w:val="00211DF2"/>
    <w:rsid w:val="00227132"/>
    <w:rsid w:val="002613DE"/>
    <w:rsid w:val="0026494C"/>
    <w:rsid w:val="00264FD3"/>
    <w:rsid w:val="0026617F"/>
    <w:rsid w:val="00275A4F"/>
    <w:rsid w:val="002B61C5"/>
    <w:rsid w:val="002C6B7B"/>
    <w:rsid w:val="002D5E29"/>
    <w:rsid w:val="002F08F1"/>
    <w:rsid w:val="0031635C"/>
    <w:rsid w:val="00326ED2"/>
    <w:rsid w:val="00377081"/>
    <w:rsid w:val="003B07EB"/>
    <w:rsid w:val="003B3084"/>
    <w:rsid w:val="003B6BE9"/>
    <w:rsid w:val="003C2684"/>
    <w:rsid w:val="003C6CBB"/>
    <w:rsid w:val="003D5E13"/>
    <w:rsid w:val="003D60DF"/>
    <w:rsid w:val="003E0C06"/>
    <w:rsid w:val="0041170D"/>
    <w:rsid w:val="0042757D"/>
    <w:rsid w:val="004326CA"/>
    <w:rsid w:val="00432A07"/>
    <w:rsid w:val="0044219A"/>
    <w:rsid w:val="004443D4"/>
    <w:rsid w:val="0046125B"/>
    <w:rsid w:val="004A0F5D"/>
    <w:rsid w:val="004B52C9"/>
    <w:rsid w:val="004C334A"/>
    <w:rsid w:val="004E31C8"/>
    <w:rsid w:val="004F5453"/>
    <w:rsid w:val="00500C50"/>
    <w:rsid w:val="00504D19"/>
    <w:rsid w:val="005224B2"/>
    <w:rsid w:val="005A6891"/>
    <w:rsid w:val="005D56DA"/>
    <w:rsid w:val="005D7FD4"/>
    <w:rsid w:val="005F60C1"/>
    <w:rsid w:val="00614F11"/>
    <w:rsid w:val="006162D2"/>
    <w:rsid w:val="00635BA5"/>
    <w:rsid w:val="00651E06"/>
    <w:rsid w:val="006A64BE"/>
    <w:rsid w:val="006C0F08"/>
    <w:rsid w:val="006C359D"/>
    <w:rsid w:val="006C5181"/>
    <w:rsid w:val="006D6568"/>
    <w:rsid w:val="006E5717"/>
    <w:rsid w:val="006F2B6B"/>
    <w:rsid w:val="007207D4"/>
    <w:rsid w:val="00750D37"/>
    <w:rsid w:val="00753146"/>
    <w:rsid w:val="00806617"/>
    <w:rsid w:val="008138FB"/>
    <w:rsid w:val="00821FDD"/>
    <w:rsid w:val="0082759F"/>
    <w:rsid w:val="00831A93"/>
    <w:rsid w:val="00836D6A"/>
    <w:rsid w:val="00841CE3"/>
    <w:rsid w:val="00845527"/>
    <w:rsid w:val="008535DD"/>
    <w:rsid w:val="00885C11"/>
    <w:rsid w:val="008B0214"/>
    <w:rsid w:val="008C0E0B"/>
    <w:rsid w:val="008C56B9"/>
    <w:rsid w:val="008C6912"/>
    <w:rsid w:val="008D0327"/>
    <w:rsid w:val="008D419D"/>
    <w:rsid w:val="008E5681"/>
    <w:rsid w:val="00910035"/>
    <w:rsid w:val="00944BA1"/>
    <w:rsid w:val="009455B3"/>
    <w:rsid w:val="00954FE3"/>
    <w:rsid w:val="009C1E16"/>
    <w:rsid w:val="009C1F9B"/>
    <w:rsid w:val="009C4FFB"/>
    <w:rsid w:val="009E5257"/>
    <w:rsid w:val="00A4493C"/>
    <w:rsid w:val="00A51E56"/>
    <w:rsid w:val="00A53E8E"/>
    <w:rsid w:val="00A67B1A"/>
    <w:rsid w:val="00A82BCC"/>
    <w:rsid w:val="00A92A32"/>
    <w:rsid w:val="00AB075A"/>
    <w:rsid w:val="00AC6F0C"/>
    <w:rsid w:val="00B15BA4"/>
    <w:rsid w:val="00B17A69"/>
    <w:rsid w:val="00B265D5"/>
    <w:rsid w:val="00B26AA3"/>
    <w:rsid w:val="00B27F83"/>
    <w:rsid w:val="00B372DD"/>
    <w:rsid w:val="00B41F7B"/>
    <w:rsid w:val="00B51C18"/>
    <w:rsid w:val="00B61064"/>
    <w:rsid w:val="00B76651"/>
    <w:rsid w:val="00B95B20"/>
    <w:rsid w:val="00BB40BB"/>
    <w:rsid w:val="00C3001D"/>
    <w:rsid w:val="00C45EEA"/>
    <w:rsid w:val="00C4612D"/>
    <w:rsid w:val="00C70775"/>
    <w:rsid w:val="00C7197F"/>
    <w:rsid w:val="00C77FC1"/>
    <w:rsid w:val="00C846B1"/>
    <w:rsid w:val="00C941DC"/>
    <w:rsid w:val="00CC6BC1"/>
    <w:rsid w:val="00CD1DED"/>
    <w:rsid w:val="00CF4A71"/>
    <w:rsid w:val="00D15710"/>
    <w:rsid w:val="00D2367F"/>
    <w:rsid w:val="00D240FF"/>
    <w:rsid w:val="00D26766"/>
    <w:rsid w:val="00D67B5A"/>
    <w:rsid w:val="00D90D02"/>
    <w:rsid w:val="00DC4FA8"/>
    <w:rsid w:val="00DC66A1"/>
    <w:rsid w:val="00DC7D58"/>
    <w:rsid w:val="00DD6992"/>
    <w:rsid w:val="00DE02BB"/>
    <w:rsid w:val="00DE339C"/>
    <w:rsid w:val="00DF600C"/>
    <w:rsid w:val="00DF743C"/>
    <w:rsid w:val="00E05374"/>
    <w:rsid w:val="00E51628"/>
    <w:rsid w:val="00E54358"/>
    <w:rsid w:val="00E63120"/>
    <w:rsid w:val="00E77177"/>
    <w:rsid w:val="00EA6EEC"/>
    <w:rsid w:val="00EB7156"/>
    <w:rsid w:val="00EC3514"/>
    <w:rsid w:val="00EF532F"/>
    <w:rsid w:val="00F05CE3"/>
    <w:rsid w:val="00F22A03"/>
    <w:rsid w:val="00F320E3"/>
    <w:rsid w:val="00F41818"/>
    <w:rsid w:val="00F611B8"/>
    <w:rsid w:val="00F62038"/>
    <w:rsid w:val="00F74370"/>
    <w:rsid w:val="00F92DC8"/>
    <w:rsid w:val="00F96407"/>
    <w:rsid w:val="00FA765A"/>
    <w:rsid w:val="00FC0109"/>
    <w:rsid w:val="00FC10B4"/>
    <w:rsid w:val="00FC4F4E"/>
    <w:rsid w:val="00FE3D06"/>
    <w:rsid w:val="00FF0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5090957"/>
  <w15:chartTrackingRefBased/>
  <w15:docId w15:val="{3E72E306-E36A-46D1-BBE6-38818D3FA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5181"/>
    <w:pPr>
      <w:jc w:val="both"/>
    </w:pPr>
    <w:rPr>
      <w:rFonts w:ascii="Arial" w:hAnsi="Arial"/>
      <w:sz w:val="21"/>
    </w:rPr>
  </w:style>
  <w:style w:type="paragraph" w:styleId="Heading1">
    <w:name w:val="heading 1"/>
    <w:basedOn w:val="Normal"/>
    <w:next w:val="Normal"/>
    <w:link w:val="Heading1Char"/>
    <w:uiPriority w:val="9"/>
    <w:qFormat/>
    <w:rsid w:val="00DF743C"/>
    <w:pPr>
      <w:keepNext/>
      <w:tabs>
        <w:tab w:val="left" w:pos="1440"/>
      </w:tabs>
      <w:spacing w:before="480" w:after="240" w:line="240" w:lineRule="auto"/>
      <w:outlineLvl w:val="0"/>
    </w:pPr>
    <w:rPr>
      <w:rFonts w:eastAsia="Calibri" w:cs="Arial"/>
      <w:b/>
      <w:color w:val="C00000"/>
      <w:sz w:val="36"/>
      <w:szCs w:val="36"/>
      <w:lang w:val="en-ZA"/>
    </w:rPr>
  </w:style>
  <w:style w:type="paragraph" w:styleId="Heading2">
    <w:name w:val="heading 2"/>
    <w:basedOn w:val="Normal"/>
    <w:next w:val="Normal"/>
    <w:link w:val="Heading2Char"/>
    <w:uiPriority w:val="9"/>
    <w:unhideWhenUsed/>
    <w:qFormat/>
    <w:rsid w:val="00DF743C"/>
    <w:pPr>
      <w:keepNext/>
      <w:tabs>
        <w:tab w:val="left" w:pos="1440"/>
      </w:tabs>
      <w:spacing w:before="240" w:after="240" w:line="240" w:lineRule="auto"/>
      <w:outlineLvl w:val="1"/>
    </w:pPr>
    <w:rPr>
      <w:rFonts w:eastAsia="Calibri" w:cs="Arial"/>
      <w:b/>
      <w:color w:val="393D3E"/>
      <w:sz w:val="32"/>
      <w:szCs w:val="32"/>
      <w:shd w:val="clear" w:color="auto" w:fill="FFFFFF"/>
      <w:lang w:val="en-ZA"/>
    </w:rPr>
  </w:style>
  <w:style w:type="paragraph" w:styleId="Heading3">
    <w:name w:val="heading 3"/>
    <w:basedOn w:val="Normal"/>
    <w:next w:val="Normal"/>
    <w:link w:val="Heading3Char"/>
    <w:uiPriority w:val="9"/>
    <w:unhideWhenUsed/>
    <w:qFormat/>
    <w:rsid w:val="00DF743C"/>
    <w:pPr>
      <w:keepNext/>
      <w:tabs>
        <w:tab w:val="left" w:pos="1440"/>
      </w:tabs>
      <w:spacing w:before="240" w:after="240" w:line="240" w:lineRule="auto"/>
      <w:outlineLvl w:val="2"/>
    </w:pPr>
    <w:rPr>
      <w:rFonts w:eastAsia="Calibri" w:cs="Arial"/>
      <w:b/>
      <w:color w:val="545454"/>
      <w:sz w:val="28"/>
      <w:szCs w:val="28"/>
      <w:shd w:val="clear" w:color="auto" w:fill="FFFFFF"/>
      <w:lang w:val="en-ZA"/>
    </w:rPr>
  </w:style>
  <w:style w:type="paragraph" w:styleId="Heading4">
    <w:name w:val="heading 4"/>
    <w:basedOn w:val="Normal"/>
    <w:next w:val="Normal"/>
    <w:link w:val="Heading4Char"/>
    <w:uiPriority w:val="9"/>
    <w:unhideWhenUsed/>
    <w:qFormat/>
    <w:rsid w:val="00DF743C"/>
    <w:pPr>
      <w:keepNext/>
      <w:tabs>
        <w:tab w:val="left" w:pos="1440"/>
      </w:tabs>
      <w:spacing w:before="120" w:after="60" w:line="240" w:lineRule="auto"/>
      <w:outlineLvl w:val="3"/>
    </w:pPr>
    <w:rPr>
      <w:rFonts w:eastAsia="Calibri" w:cs="Arial"/>
      <w:b/>
      <w:color w:val="8C8C8C"/>
      <w:shd w:val="clear" w:color="auto" w:fill="FFFFFF"/>
      <w:lang w:val="en-ZA"/>
    </w:rPr>
  </w:style>
  <w:style w:type="paragraph" w:styleId="Heading5">
    <w:name w:val="heading 5"/>
    <w:basedOn w:val="Normal"/>
    <w:next w:val="Normal"/>
    <w:link w:val="Heading5Char"/>
    <w:uiPriority w:val="9"/>
    <w:semiHidden/>
    <w:unhideWhenUsed/>
    <w:qFormat/>
    <w:rsid w:val="0016570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35BA5"/>
    <w:pPr>
      <w:tabs>
        <w:tab w:val="right" w:leader="dot" w:pos="8630"/>
      </w:tabs>
      <w:spacing w:after="60" w:line="240" w:lineRule="auto"/>
      <w:ind w:left="532" w:hanging="8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162D2"/>
    <w:rPr>
      <w:color w:val="0000FF"/>
      <w:u w:val="single"/>
    </w:rPr>
  </w:style>
  <w:style w:type="character" w:customStyle="1" w:styleId="Heading4Char">
    <w:name w:val="Heading 4 Char"/>
    <w:basedOn w:val="DefaultParagraphFont"/>
    <w:link w:val="Heading4"/>
    <w:uiPriority w:val="9"/>
    <w:rsid w:val="00DF743C"/>
    <w:rPr>
      <w:rFonts w:ascii="Arial" w:eastAsia="Calibri" w:hAnsi="Arial" w:cs="Arial"/>
      <w:b/>
      <w:color w:val="8C8C8C"/>
      <w:lang w:val="en-ZA"/>
    </w:rPr>
  </w:style>
  <w:style w:type="paragraph" w:styleId="Header">
    <w:name w:val="header"/>
    <w:basedOn w:val="Normal"/>
    <w:link w:val="HeaderChar"/>
    <w:uiPriority w:val="99"/>
    <w:unhideWhenUsed/>
    <w:rsid w:val="00DF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43C"/>
  </w:style>
  <w:style w:type="paragraph" w:styleId="Footer">
    <w:name w:val="footer"/>
    <w:basedOn w:val="Normal"/>
    <w:link w:val="FooterChar"/>
    <w:uiPriority w:val="99"/>
    <w:unhideWhenUsed/>
    <w:rsid w:val="00DF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43C"/>
  </w:style>
  <w:style w:type="character" w:customStyle="1" w:styleId="Heading1Char">
    <w:name w:val="Heading 1 Char"/>
    <w:basedOn w:val="DefaultParagraphFont"/>
    <w:link w:val="Heading1"/>
    <w:uiPriority w:val="9"/>
    <w:rsid w:val="00DF743C"/>
    <w:rPr>
      <w:rFonts w:ascii="Arial" w:eastAsia="Calibri" w:hAnsi="Arial" w:cs="Arial"/>
      <w:b/>
      <w:color w:val="C00000"/>
      <w:sz w:val="36"/>
      <w:szCs w:val="36"/>
      <w:lang w:val="en-ZA"/>
    </w:rPr>
  </w:style>
  <w:style w:type="character" w:customStyle="1" w:styleId="Heading2Char">
    <w:name w:val="Heading 2 Char"/>
    <w:basedOn w:val="DefaultParagraphFont"/>
    <w:link w:val="Heading2"/>
    <w:uiPriority w:val="9"/>
    <w:rsid w:val="00DF743C"/>
    <w:rPr>
      <w:rFonts w:ascii="Arial" w:eastAsia="Calibri" w:hAnsi="Arial" w:cs="Arial"/>
      <w:b/>
      <w:color w:val="393D3E"/>
      <w:sz w:val="32"/>
      <w:szCs w:val="32"/>
      <w:lang w:val="en-ZA"/>
    </w:rPr>
  </w:style>
  <w:style w:type="character" w:customStyle="1" w:styleId="Heading3Char">
    <w:name w:val="Heading 3 Char"/>
    <w:basedOn w:val="DefaultParagraphFont"/>
    <w:link w:val="Heading3"/>
    <w:uiPriority w:val="9"/>
    <w:rsid w:val="00DF743C"/>
    <w:rPr>
      <w:rFonts w:ascii="Arial" w:eastAsia="Calibri" w:hAnsi="Arial" w:cs="Arial"/>
      <w:b/>
      <w:color w:val="545454"/>
      <w:sz w:val="28"/>
      <w:szCs w:val="28"/>
      <w:lang w:val="en-ZA"/>
    </w:rPr>
  </w:style>
  <w:style w:type="paragraph" w:styleId="ListParagraph">
    <w:name w:val="List Paragraph"/>
    <w:basedOn w:val="Normal"/>
    <w:link w:val="ListParagraphChar"/>
    <w:uiPriority w:val="34"/>
    <w:qFormat/>
    <w:rsid w:val="00DF743C"/>
    <w:pPr>
      <w:ind w:left="720"/>
      <w:contextualSpacing/>
    </w:pPr>
  </w:style>
  <w:style w:type="paragraph" w:customStyle="1" w:styleId="PageNumber1">
    <w:name w:val="Page Number1"/>
    <w:basedOn w:val="Normal"/>
    <w:qFormat/>
    <w:rsid w:val="00DF743C"/>
    <w:pPr>
      <w:tabs>
        <w:tab w:val="left" w:pos="1440"/>
      </w:tabs>
      <w:spacing w:after="0" w:line="240" w:lineRule="auto"/>
      <w:jc w:val="center"/>
    </w:pPr>
    <w:rPr>
      <w:rFonts w:ascii="Calibri" w:eastAsia="MS Mincho" w:hAnsi="Calibri" w:cs="LucidaGrande"/>
      <w:color w:val="808080"/>
      <w:sz w:val="16"/>
      <w:szCs w:val="16"/>
    </w:rPr>
  </w:style>
  <w:style w:type="paragraph" w:customStyle="1" w:styleId="Bulletlist">
    <w:name w:val="Bullet list"/>
    <w:basedOn w:val="ListParagraph"/>
    <w:link w:val="BulletlistChar"/>
    <w:qFormat/>
    <w:rsid w:val="00B61064"/>
    <w:pPr>
      <w:numPr>
        <w:numId w:val="2"/>
      </w:numPr>
      <w:spacing w:after="240" w:line="240" w:lineRule="auto"/>
      <w:contextualSpacing w:val="0"/>
    </w:pPr>
    <w:rPr>
      <w:rFonts w:eastAsia="Calibri" w:cs="Arial"/>
      <w:szCs w:val="21"/>
    </w:rPr>
  </w:style>
  <w:style w:type="paragraph" w:customStyle="1" w:styleId="Captionstyle">
    <w:name w:val="Caption style"/>
    <w:basedOn w:val="Normal"/>
    <w:link w:val="CaptionstyleChar"/>
    <w:qFormat/>
    <w:rsid w:val="00B61064"/>
    <w:pPr>
      <w:tabs>
        <w:tab w:val="left" w:pos="1440"/>
      </w:tabs>
      <w:spacing w:after="0" w:line="240" w:lineRule="auto"/>
      <w:jc w:val="center"/>
    </w:pPr>
    <w:rPr>
      <w:rFonts w:eastAsia="Calibri" w:cs="Times New Roman"/>
      <w:b/>
      <w:sz w:val="19"/>
      <w:szCs w:val="19"/>
    </w:rPr>
  </w:style>
  <w:style w:type="character" w:customStyle="1" w:styleId="ListParagraphChar">
    <w:name w:val="List Paragraph Char"/>
    <w:basedOn w:val="DefaultParagraphFont"/>
    <w:link w:val="ListParagraph"/>
    <w:uiPriority w:val="34"/>
    <w:rsid w:val="00B61064"/>
    <w:rPr>
      <w:rFonts w:ascii="Arial" w:hAnsi="Arial"/>
      <w:sz w:val="21"/>
    </w:rPr>
  </w:style>
  <w:style w:type="character" w:customStyle="1" w:styleId="BulletlistChar">
    <w:name w:val="Bullet list Char"/>
    <w:basedOn w:val="ListParagraphChar"/>
    <w:link w:val="Bulletlist"/>
    <w:rsid w:val="00B61064"/>
    <w:rPr>
      <w:rFonts w:ascii="Arial" w:eastAsia="Calibri" w:hAnsi="Arial" w:cs="Arial"/>
      <w:sz w:val="21"/>
      <w:szCs w:val="21"/>
    </w:rPr>
  </w:style>
  <w:style w:type="paragraph" w:customStyle="1" w:styleId="Textbox">
    <w:name w:val="Textbox"/>
    <w:basedOn w:val="Normal"/>
    <w:link w:val="TextboxChar"/>
    <w:qFormat/>
    <w:rsid w:val="00635BA5"/>
    <w:pPr>
      <w:pBdr>
        <w:top w:val="single" w:sz="4" w:space="5" w:color="auto"/>
        <w:left w:val="single" w:sz="4" w:space="4" w:color="auto"/>
        <w:bottom w:val="single" w:sz="4" w:space="6" w:color="auto"/>
        <w:right w:val="single" w:sz="4" w:space="4" w:color="auto"/>
      </w:pBdr>
      <w:shd w:val="clear" w:color="auto" w:fill="D9D9D9"/>
      <w:tabs>
        <w:tab w:val="left" w:pos="1440"/>
      </w:tabs>
      <w:spacing w:after="240" w:line="240" w:lineRule="auto"/>
    </w:pPr>
    <w:rPr>
      <w:rFonts w:eastAsia="Calibri" w:cs="Arial"/>
      <w:b/>
      <w:szCs w:val="21"/>
      <w:lang w:val="en-ZA"/>
    </w:rPr>
  </w:style>
  <w:style w:type="character" w:customStyle="1" w:styleId="CaptionstyleChar">
    <w:name w:val="Caption style Char"/>
    <w:basedOn w:val="DefaultParagraphFont"/>
    <w:link w:val="Captionstyle"/>
    <w:rsid w:val="00B61064"/>
    <w:rPr>
      <w:rFonts w:ascii="Arial" w:eastAsia="Calibri" w:hAnsi="Arial" w:cs="Times New Roman"/>
      <w:b/>
      <w:sz w:val="19"/>
      <w:szCs w:val="19"/>
    </w:rPr>
  </w:style>
  <w:style w:type="character" w:customStyle="1" w:styleId="TextboxChar">
    <w:name w:val="Textbox Char"/>
    <w:basedOn w:val="DefaultParagraphFont"/>
    <w:link w:val="Textbox"/>
    <w:rsid w:val="00635BA5"/>
    <w:rPr>
      <w:rFonts w:ascii="Arial" w:eastAsia="Calibri" w:hAnsi="Arial" w:cs="Arial"/>
      <w:b/>
      <w:sz w:val="21"/>
      <w:szCs w:val="21"/>
      <w:shd w:val="clear" w:color="auto" w:fill="D9D9D9"/>
      <w:lang w:val="en-ZA"/>
    </w:rPr>
  </w:style>
  <w:style w:type="paragraph" w:styleId="TOC1">
    <w:name w:val="toc 1"/>
    <w:basedOn w:val="Normal"/>
    <w:next w:val="Normal"/>
    <w:autoRedefine/>
    <w:uiPriority w:val="39"/>
    <w:unhideWhenUsed/>
    <w:rsid w:val="00635BA5"/>
    <w:pPr>
      <w:spacing w:after="60" w:line="240" w:lineRule="auto"/>
    </w:pPr>
    <w:rPr>
      <w:b/>
    </w:rPr>
  </w:style>
  <w:style w:type="paragraph" w:styleId="TOC2">
    <w:name w:val="toc 2"/>
    <w:basedOn w:val="Normal"/>
    <w:next w:val="Normal"/>
    <w:autoRedefine/>
    <w:uiPriority w:val="39"/>
    <w:unhideWhenUsed/>
    <w:rsid w:val="00635BA5"/>
    <w:pPr>
      <w:spacing w:after="60" w:line="240" w:lineRule="auto"/>
      <w:ind w:left="216"/>
    </w:pPr>
  </w:style>
  <w:style w:type="character" w:customStyle="1" w:styleId="Heading5Char">
    <w:name w:val="Heading 5 Char"/>
    <w:basedOn w:val="DefaultParagraphFont"/>
    <w:link w:val="Heading5"/>
    <w:uiPriority w:val="9"/>
    <w:rsid w:val="00165708"/>
    <w:rPr>
      <w:rFonts w:asciiTheme="majorHAnsi" w:eastAsiaTheme="majorEastAsia" w:hAnsiTheme="majorHAnsi" w:cstheme="majorBidi"/>
      <w:color w:val="2F5496" w:themeColor="accent1" w:themeShade="BF"/>
      <w:sz w:val="21"/>
    </w:rPr>
  </w:style>
  <w:style w:type="paragraph" w:styleId="NormalWeb">
    <w:name w:val="Normal (Web)"/>
    <w:basedOn w:val="Normal"/>
    <w:uiPriority w:val="99"/>
    <w:unhideWhenUsed/>
    <w:rsid w:val="00753146"/>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57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710"/>
    <w:rPr>
      <w:rFonts w:ascii="Segoe UI" w:hAnsi="Segoe UI" w:cs="Segoe UI"/>
      <w:sz w:val="18"/>
      <w:szCs w:val="18"/>
    </w:rPr>
  </w:style>
  <w:style w:type="character" w:styleId="CommentReference">
    <w:name w:val="annotation reference"/>
    <w:basedOn w:val="DefaultParagraphFont"/>
    <w:uiPriority w:val="99"/>
    <w:semiHidden/>
    <w:unhideWhenUsed/>
    <w:rsid w:val="00D15710"/>
    <w:rPr>
      <w:sz w:val="16"/>
      <w:szCs w:val="16"/>
    </w:rPr>
  </w:style>
  <w:style w:type="paragraph" w:styleId="CommentText">
    <w:name w:val="annotation text"/>
    <w:basedOn w:val="Normal"/>
    <w:link w:val="CommentTextChar"/>
    <w:uiPriority w:val="99"/>
    <w:semiHidden/>
    <w:unhideWhenUsed/>
    <w:rsid w:val="00D15710"/>
    <w:pPr>
      <w:spacing w:line="240" w:lineRule="auto"/>
    </w:pPr>
    <w:rPr>
      <w:sz w:val="20"/>
      <w:szCs w:val="20"/>
    </w:rPr>
  </w:style>
  <w:style w:type="character" w:customStyle="1" w:styleId="CommentTextChar">
    <w:name w:val="Comment Text Char"/>
    <w:basedOn w:val="DefaultParagraphFont"/>
    <w:link w:val="CommentText"/>
    <w:uiPriority w:val="99"/>
    <w:semiHidden/>
    <w:rsid w:val="00D1571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15710"/>
    <w:rPr>
      <w:b/>
      <w:bCs/>
    </w:rPr>
  </w:style>
  <w:style w:type="character" w:customStyle="1" w:styleId="CommentSubjectChar">
    <w:name w:val="Comment Subject Char"/>
    <w:basedOn w:val="CommentTextChar"/>
    <w:link w:val="CommentSubject"/>
    <w:uiPriority w:val="99"/>
    <w:semiHidden/>
    <w:rsid w:val="00D15710"/>
    <w:rPr>
      <w:rFonts w:ascii="Arial" w:hAnsi="Arial"/>
      <w:b/>
      <w:bCs/>
      <w:sz w:val="20"/>
      <w:szCs w:val="20"/>
    </w:rPr>
  </w:style>
  <w:style w:type="table" w:styleId="TableGrid">
    <w:name w:val="Table Grid"/>
    <w:basedOn w:val="TableNormal"/>
    <w:uiPriority w:val="39"/>
    <w:rsid w:val="00614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7764">
      <w:bodyDiv w:val="1"/>
      <w:marLeft w:val="0"/>
      <w:marRight w:val="0"/>
      <w:marTop w:val="0"/>
      <w:marBottom w:val="0"/>
      <w:divBdr>
        <w:top w:val="none" w:sz="0" w:space="0" w:color="auto"/>
        <w:left w:val="none" w:sz="0" w:space="0" w:color="auto"/>
        <w:bottom w:val="none" w:sz="0" w:space="0" w:color="auto"/>
        <w:right w:val="none" w:sz="0" w:space="0" w:color="auto"/>
      </w:divBdr>
    </w:div>
    <w:div w:id="133446169">
      <w:bodyDiv w:val="1"/>
      <w:marLeft w:val="0"/>
      <w:marRight w:val="0"/>
      <w:marTop w:val="0"/>
      <w:marBottom w:val="0"/>
      <w:divBdr>
        <w:top w:val="none" w:sz="0" w:space="0" w:color="auto"/>
        <w:left w:val="none" w:sz="0" w:space="0" w:color="auto"/>
        <w:bottom w:val="none" w:sz="0" w:space="0" w:color="auto"/>
        <w:right w:val="none" w:sz="0" w:space="0" w:color="auto"/>
      </w:divBdr>
    </w:div>
    <w:div w:id="198781396">
      <w:bodyDiv w:val="1"/>
      <w:marLeft w:val="0"/>
      <w:marRight w:val="0"/>
      <w:marTop w:val="0"/>
      <w:marBottom w:val="0"/>
      <w:divBdr>
        <w:top w:val="none" w:sz="0" w:space="0" w:color="auto"/>
        <w:left w:val="none" w:sz="0" w:space="0" w:color="auto"/>
        <w:bottom w:val="none" w:sz="0" w:space="0" w:color="auto"/>
        <w:right w:val="none" w:sz="0" w:space="0" w:color="auto"/>
      </w:divBdr>
    </w:div>
    <w:div w:id="279411357">
      <w:bodyDiv w:val="1"/>
      <w:marLeft w:val="0"/>
      <w:marRight w:val="0"/>
      <w:marTop w:val="0"/>
      <w:marBottom w:val="0"/>
      <w:divBdr>
        <w:top w:val="none" w:sz="0" w:space="0" w:color="auto"/>
        <w:left w:val="none" w:sz="0" w:space="0" w:color="auto"/>
        <w:bottom w:val="none" w:sz="0" w:space="0" w:color="auto"/>
        <w:right w:val="none" w:sz="0" w:space="0" w:color="auto"/>
      </w:divBdr>
    </w:div>
    <w:div w:id="668024637">
      <w:bodyDiv w:val="1"/>
      <w:marLeft w:val="0"/>
      <w:marRight w:val="0"/>
      <w:marTop w:val="0"/>
      <w:marBottom w:val="0"/>
      <w:divBdr>
        <w:top w:val="none" w:sz="0" w:space="0" w:color="auto"/>
        <w:left w:val="none" w:sz="0" w:space="0" w:color="auto"/>
        <w:bottom w:val="none" w:sz="0" w:space="0" w:color="auto"/>
        <w:right w:val="none" w:sz="0" w:space="0" w:color="auto"/>
      </w:divBdr>
    </w:div>
    <w:div w:id="691877312">
      <w:bodyDiv w:val="1"/>
      <w:marLeft w:val="0"/>
      <w:marRight w:val="0"/>
      <w:marTop w:val="0"/>
      <w:marBottom w:val="0"/>
      <w:divBdr>
        <w:top w:val="none" w:sz="0" w:space="0" w:color="auto"/>
        <w:left w:val="none" w:sz="0" w:space="0" w:color="auto"/>
        <w:bottom w:val="none" w:sz="0" w:space="0" w:color="auto"/>
        <w:right w:val="none" w:sz="0" w:space="0" w:color="auto"/>
      </w:divBdr>
    </w:div>
    <w:div w:id="714889730">
      <w:bodyDiv w:val="1"/>
      <w:marLeft w:val="0"/>
      <w:marRight w:val="0"/>
      <w:marTop w:val="0"/>
      <w:marBottom w:val="0"/>
      <w:divBdr>
        <w:top w:val="none" w:sz="0" w:space="0" w:color="auto"/>
        <w:left w:val="none" w:sz="0" w:space="0" w:color="auto"/>
        <w:bottom w:val="none" w:sz="0" w:space="0" w:color="auto"/>
        <w:right w:val="none" w:sz="0" w:space="0" w:color="auto"/>
      </w:divBdr>
    </w:div>
    <w:div w:id="816803852">
      <w:bodyDiv w:val="1"/>
      <w:marLeft w:val="0"/>
      <w:marRight w:val="0"/>
      <w:marTop w:val="0"/>
      <w:marBottom w:val="0"/>
      <w:divBdr>
        <w:top w:val="none" w:sz="0" w:space="0" w:color="auto"/>
        <w:left w:val="none" w:sz="0" w:space="0" w:color="auto"/>
        <w:bottom w:val="none" w:sz="0" w:space="0" w:color="auto"/>
        <w:right w:val="none" w:sz="0" w:space="0" w:color="auto"/>
      </w:divBdr>
    </w:div>
    <w:div w:id="824516356">
      <w:bodyDiv w:val="1"/>
      <w:marLeft w:val="0"/>
      <w:marRight w:val="0"/>
      <w:marTop w:val="0"/>
      <w:marBottom w:val="0"/>
      <w:divBdr>
        <w:top w:val="none" w:sz="0" w:space="0" w:color="auto"/>
        <w:left w:val="none" w:sz="0" w:space="0" w:color="auto"/>
        <w:bottom w:val="none" w:sz="0" w:space="0" w:color="auto"/>
        <w:right w:val="none" w:sz="0" w:space="0" w:color="auto"/>
      </w:divBdr>
    </w:div>
    <w:div w:id="985159708">
      <w:bodyDiv w:val="1"/>
      <w:marLeft w:val="0"/>
      <w:marRight w:val="0"/>
      <w:marTop w:val="0"/>
      <w:marBottom w:val="0"/>
      <w:divBdr>
        <w:top w:val="none" w:sz="0" w:space="0" w:color="auto"/>
        <w:left w:val="none" w:sz="0" w:space="0" w:color="auto"/>
        <w:bottom w:val="none" w:sz="0" w:space="0" w:color="auto"/>
        <w:right w:val="none" w:sz="0" w:space="0" w:color="auto"/>
      </w:divBdr>
    </w:div>
    <w:div w:id="993070822">
      <w:bodyDiv w:val="1"/>
      <w:marLeft w:val="0"/>
      <w:marRight w:val="0"/>
      <w:marTop w:val="0"/>
      <w:marBottom w:val="0"/>
      <w:divBdr>
        <w:top w:val="none" w:sz="0" w:space="0" w:color="auto"/>
        <w:left w:val="none" w:sz="0" w:space="0" w:color="auto"/>
        <w:bottom w:val="none" w:sz="0" w:space="0" w:color="auto"/>
        <w:right w:val="none" w:sz="0" w:space="0" w:color="auto"/>
      </w:divBdr>
    </w:div>
    <w:div w:id="993410548">
      <w:bodyDiv w:val="1"/>
      <w:marLeft w:val="0"/>
      <w:marRight w:val="0"/>
      <w:marTop w:val="0"/>
      <w:marBottom w:val="0"/>
      <w:divBdr>
        <w:top w:val="none" w:sz="0" w:space="0" w:color="auto"/>
        <w:left w:val="none" w:sz="0" w:space="0" w:color="auto"/>
        <w:bottom w:val="none" w:sz="0" w:space="0" w:color="auto"/>
        <w:right w:val="none" w:sz="0" w:space="0" w:color="auto"/>
      </w:divBdr>
    </w:div>
    <w:div w:id="1141456364">
      <w:bodyDiv w:val="1"/>
      <w:marLeft w:val="0"/>
      <w:marRight w:val="0"/>
      <w:marTop w:val="0"/>
      <w:marBottom w:val="0"/>
      <w:divBdr>
        <w:top w:val="none" w:sz="0" w:space="0" w:color="auto"/>
        <w:left w:val="none" w:sz="0" w:space="0" w:color="auto"/>
        <w:bottom w:val="none" w:sz="0" w:space="0" w:color="auto"/>
        <w:right w:val="none" w:sz="0" w:space="0" w:color="auto"/>
      </w:divBdr>
    </w:div>
    <w:div w:id="1272589324">
      <w:bodyDiv w:val="1"/>
      <w:marLeft w:val="0"/>
      <w:marRight w:val="0"/>
      <w:marTop w:val="0"/>
      <w:marBottom w:val="0"/>
      <w:divBdr>
        <w:top w:val="none" w:sz="0" w:space="0" w:color="auto"/>
        <w:left w:val="none" w:sz="0" w:space="0" w:color="auto"/>
        <w:bottom w:val="none" w:sz="0" w:space="0" w:color="auto"/>
        <w:right w:val="none" w:sz="0" w:space="0" w:color="auto"/>
      </w:divBdr>
    </w:div>
    <w:div w:id="1386417558">
      <w:bodyDiv w:val="1"/>
      <w:marLeft w:val="0"/>
      <w:marRight w:val="0"/>
      <w:marTop w:val="0"/>
      <w:marBottom w:val="0"/>
      <w:divBdr>
        <w:top w:val="none" w:sz="0" w:space="0" w:color="auto"/>
        <w:left w:val="none" w:sz="0" w:space="0" w:color="auto"/>
        <w:bottom w:val="none" w:sz="0" w:space="0" w:color="auto"/>
        <w:right w:val="none" w:sz="0" w:space="0" w:color="auto"/>
      </w:divBdr>
    </w:div>
    <w:div w:id="1718356630">
      <w:bodyDiv w:val="1"/>
      <w:marLeft w:val="0"/>
      <w:marRight w:val="0"/>
      <w:marTop w:val="0"/>
      <w:marBottom w:val="0"/>
      <w:divBdr>
        <w:top w:val="none" w:sz="0" w:space="0" w:color="auto"/>
        <w:left w:val="none" w:sz="0" w:space="0" w:color="auto"/>
        <w:bottom w:val="none" w:sz="0" w:space="0" w:color="auto"/>
        <w:right w:val="none" w:sz="0" w:space="0" w:color="auto"/>
      </w:divBdr>
    </w:div>
    <w:div w:id="194900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08FFE-CC21-4E32-AFB6-C062054DE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9</Pages>
  <Words>2480</Words>
  <Characters>14137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Jacobs</dc:creator>
  <cp:keywords/>
  <dc:description/>
  <cp:lastModifiedBy>jim</cp:lastModifiedBy>
  <cp:revision>31</cp:revision>
  <dcterms:created xsi:type="dcterms:W3CDTF">2018-09-17T00:00:00Z</dcterms:created>
  <dcterms:modified xsi:type="dcterms:W3CDTF">2018-09-19T00:26:00Z</dcterms:modified>
</cp:coreProperties>
</file>